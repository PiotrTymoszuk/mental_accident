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A8B34" w14:textId="228B1104" w:rsidR="006F3588" w:rsidRDefault="006F3588" w:rsidP="006F3588">
      <w:pPr>
        <w:pStyle w:val="Titel"/>
      </w:pPr>
      <w:r>
        <w:t xml:space="preserve">Three distinct patterns of mental </w:t>
      </w:r>
      <w:r>
        <w:t xml:space="preserve">health </w:t>
      </w:r>
      <w:r>
        <w:t xml:space="preserve">response following </w:t>
      </w:r>
      <w:commentRangeStart w:id="0"/>
      <w:commentRangeStart w:id="1"/>
      <w:r>
        <w:t>accidents</w:t>
      </w:r>
      <w:commentRangeEnd w:id="0"/>
      <w:r>
        <w:rPr>
          <w:rStyle w:val="Kommentarzeichen"/>
          <w:rFonts w:asciiTheme="minorHAnsi" w:eastAsiaTheme="minorHAnsi" w:hAnsiTheme="minorHAnsi" w:cstheme="minorBidi"/>
          <w:b w:val="0"/>
          <w:bCs w:val="0"/>
          <w:color w:val="auto"/>
        </w:rPr>
        <w:commentReference w:id="0"/>
      </w:r>
      <w:commentRangeEnd w:id="1"/>
      <w:r>
        <w:rPr>
          <w:rStyle w:val="Kommentarzeichen"/>
          <w:rFonts w:asciiTheme="minorHAnsi" w:eastAsiaTheme="minorHAnsi" w:hAnsiTheme="minorHAnsi" w:cstheme="minorBidi"/>
          <w:b w:val="0"/>
          <w:bCs w:val="0"/>
          <w:color w:val="auto"/>
        </w:rPr>
        <w:commentReference w:id="1"/>
      </w:r>
      <w:r>
        <w:t xml:space="preserve"> in alpine sports – a follow-up study of individuals treated at a tertiary trauma </w:t>
      </w:r>
      <w:proofErr w:type="gramStart"/>
      <w:r>
        <w:t>center</w:t>
      </w:r>
      <w:proofErr w:type="gramEnd"/>
    </w:p>
    <w:p w14:paraId="71BBA7F4" w14:textId="77777777" w:rsidR="0070620F" w:rsidRDefault="00561475" w:rsidP="002312FE">
      <w:pPr>
        <w:pStyle w:val="Untertitel"/>
      </w:pPr>
      <w:r>
        <w:t>Manuscript</w:t>
      </w:r>
    </w:p>
    <w:p w14:paraId="47272284" w14:textId="224E5EF6" w:rsidR="00ED593B" w:rsidRPr="00ED593B" w:rsidRDefault="00ED593B" w:rsidP="002312FE">
      <w:pPr>
        <w:pStyle w:val="Author"/>
      </w:pPr>
      <w:r w:rsidRPr="00ED593B">
        <w:t xml:space="preserve">Hanna </w:t>
      </w:r>
      <w:proofErr w:type="spellStart"/>
      <w:r w:rsidRPr="00ED593B">
        <w:t>Salvotti</w:t>
      </w:r>
      <w:proofErr w:type="spellEnd"/>
      <w:r w:rsidRPr="00ED593B">
        <w:t xml:space="preserve"> MD</w:t>
      </w:r>
      <w:r w:rsidR="00065D64">
        <w:t xml:space="preserve"> (1)</w:t>
      </w:r>
      <w:r w:rsidRPr="00ED593B">
        <w:t xml:space="preserve">, Piotr </w:t>
      </w:r>
      <w:proofErr w:type="spellStart"/>
      <w:r w:rsidRPr="00ED593B">
        <w:t>Tymoszuk</w:t>
      </w:r>
      <w:proofErr w:type="spellEnd"/>
      <w:r w:rsidR="00065D64">
        <w:t xml:space="preserve"> (2)</w:t>
      </w:r>
      <w:r w:rsidRPr="00ED593B">
        <w:t xml:space="preserve">, PhD, Mathias </w:t>
      </w:r>
      <w:proofErr w:type="spellStart"/>
      <w:r w:rsidRPr="00ED593B">
        <w:t>Ströhle</w:t>
      </w:r>
      <w:proofErr w:type="spellEnd"/>
      <w:r w:rsidR="00065D64">
        <w:t xml:space="preserve"> (3)</w:t>
      </w:r>
      <w:r w:rsidRPr="00ED593B">
        <w:t>, MD, Peter Paal, MD</w:t>
      </w:r>
      <w:r w:rsidR="00B84ED3">
        <w:t xml:space="preserve"> (4)</w:t>
      </w:r>
      <w:r w:rsidRPr="00ED593B">
        <w:t>, Hermann Brugger, MD</w:t>
      </w:r>
      <w:r w:rsidR="00B84ED3">
        <w:t xml:space="preserve"> (5)</w:t>
      </w:r>
      <w:r w:rsidRPr="00ED593B">
        <w:t xml:space="preserve">, Martin </w:t>
      </w:r>
      <w:proofErr w:type="spellStart"/>
      <w:r w:rsidRPr="00ED593B">
        <w:t>Faulhaber</w:t>
      </w:r>
      <w:proofErr w:type="spellEnd"/>
      <w:r w:rsidRPr="00ED593B">
        <w:t>, PhD</w:t>
      </w:r>
      <w:r w:rsidR="00B84ED3">
        <w:t xml:space="preserve"> (6)</w:t>
      </w:r>
      <w:r w:rsidRPr="00ED593B">
        <w:t xml:space="preserve">, </w:t>
      </w:r>
      <w:commentRangeStart w:id="2"/>
      <w:r w:rsidRPr="00ED593B">
        <w:t xml:space="preserve">Nicola </w:t>
      </w:r>
      <w:proofErr w:type="spellStart"/>
      <w:r w:rsidRPr="00ED593B">
        <w:t>Kruijer</w:t>
      </w:r>
      <w:commentRangeEnd w:id="2"/>
      <w:proofErr w:type="spellEnd"/>
      <w:r w:rsidR="0071719B">
        <w:rPr>
          <w:rStyle w:val="Kommentarzeichen"/>
        </w:rPr>
        <w:commentReference w:id="2"/>
      </w:r>
      <w:r w:rsidRPr="00ED593B">
        <w:t>, MD</w:t>
      </w:r>
      <w:r w:rsidR="00B84ED3">
        <w:t xml:space="preserve"> (7)</w:t>
      </w:r>
      <w:r w:rsidRPr="00ED593B">
        <w:t xml:space="preserve">, Barbara </w:t>
      </w:r>
      <w:proofErr w:type="spellStart"/>
      <w:r w:rsidRPr="00ED593B">
        <w:t>Sperner-Unterweger</w:t>
      </w:r>
      <w:proofErr w:type="spellEnd"/>
      <w:r w:rsidRPr="00ED593B">
        <w:t>, MD</w:t>
      </w:r>
      <w:r w:rsidR="00B84ED3">
        <w:t xml:space="preserve"> (8)</w:t>
      </w:r>
      <w:r w:rsidRPr="00ED593B">
        <w:t xml:space="preserve">, Katharina </w:t>
      </w:r>
      <w:proofErr w:type="spellStart"/>
      <w:r w:rsidRPr="00ED593B">
        <w:t>Hüfner</w:t>
      </w:r>
      <w:proofErr w:type="spellEnd"/>
      <w:r w:rsidRPr="00ED593B">
        <w:t>, MD</w:t>
      </w:r>
      <w:r w:rsidR="00B84ED3">
        <w:t xml:space="preserve"> (8)</w:t>
      </w:r>
    </w:p>
    <w:p w14:paraId="43640AEE" w14:textId="77777777" w:rsidR="0070620F" w:rsidRDefault="00561475" w:rsidP="002312FE">
      <w:pPr>
        <w:pStyle w:val="Datum"/>
      </w:pPr>
      <w:r>
        <w:t>2023-04-18</w:t>
      </w:r>
    </w:p>
    <w:p w14:paraId="7F3AD5F2" w14:textId="44F228D7" w:rsidR="008C387C" w:rsidRDefault="002312FE" w:rsidP="008C387C">
      <w:pPr>
        <w:pStyle w:val="Textkrper"/>
      </w:pPr>
      <w:r>
        <w:t xml:space="preserve">1. Department of Neurosurgery, University Hospital of Regensburg, Regensburg Germany Formerly: </w:t>
      </w:r>
      <w:r w:rsidR="00561475">
        <w:t>Department of Psychiatry, Psychotherapy, Psychosomatics and Medical Psychology, University Hospital for Psychiatry II, Medical University of Innsbruck, Innsbruck, Austria</w:t>
      </w:r>
    </w:p>
    <w:p w14:paraId="2D501003" w14:textId="7E4E2DEA" w:rsidR="008C387C" w:rsidRDefault="002312FE" w:rsidP="00B84ED3">
      <w:pPr>
        <w:pStyle w:val="Textkrper"/>
      </w:pPr>
      <w:r w:rsidRPr="00384F98">
        <w:t>2</w:t>
      </w:r>
      <w:r>
        <w:t xml:space="preserve">. </w:t>
      </w:r>
      <w:r w:rsidR="00561475">
        <w:t>Data Analysis as a Service Tirol, Innsbruck, Austria</w:t>
      </w:r>
      <w:r>
        <w:t xml:space="preserve"> </w:t>
      </w:r>
    </w:p>
    <w:p w14:paraId="0807B823" w14:textId="77777777" w:rsidR="008C387C" w:rsidRDefault="002312FE" w:rsidP="008C387C">
      <w:pPr>
        <w:pStyle w:val="Textkrper"/>
        <w:rPr>
          <w:shd w:val="clear" w:color="auto" w:fill="FFFFFF"/>
          <w:lang w:eastAsia="de-DE"/>
        </w:rPr>
      </w:pPr>
      <w:r w:rsidRPr="00065D64">
        <w:t xml:space="preserve">3. </w:t>
      </w:r>
      <w:r w:rsidR="00065D64" w:rsidRPr="00B84ED3">
        <w:rPr>
          <w:shd w:val="clear" w:color="auto" w:fill="FFFFFF"/>
          <w:lang w:eastAsia="de-DE"/>
        </w:rPr>
        <w:t xml:space="preserve">Department of Anesthesiology and Critical Care Medicine, </w:t>
      </w:r>
      <w:proofErr w:type="spellStart"/>
      <w:r w:rsidR="00065D64" w:rsidRPr="00B84ED3">
        <w:rPr>
          <w:shd w:val="clear" w:color="auto" w:fill="FFFFFF"/>
          <w:lang w:eastAsia="de-DE"/>
        </w:rPr>
        <w:t>Bezirkskrankenhaus</w:t>
      </w:r>
      <w:proofErr w:type="spellEnd"/>
      <w:r w:rsidR="00065D64" w:rsidRPr="00B84ED3">
        <w:rPr>
          <w:shd w:val="clear" w:color="auto" w:fill="FFFFFF"/>
          <w:lang w:eastAsia="de-DE"/>
        </w:rPr>
        <w:t xml:space="preserve"> </w:t>
      </w:r>
      <w:proofErr w:type="spellStart"/>
      <w:r w:rsidR="00065D64" w:rsidRPr="00B84ED3">
        <w:rPr>
          <w:shd w:val="clear" w:color="auto" w:fill="FFFFFF"/>
          <w:lang w:eastAsia="de-DE"/>
        </w:rPr>
        <w:t>Kufstein</w:t>
      </w:r>
      <w:proofErr w:type="spellEnd"/>
      <w:r w:rsidR="00065D64" w:rsidRPr="00B84ED3">
        <w:rPr>
          <w:shd w:val="clear" w:color="auto" w:fill="FFFFFF"/>
          <w:lang w:eastAsia="de-DE"/>
        </w:rPr>
        <w:t xml:space="preserve">, </w:t>
      </w:r>
      <w:proofErr w:type="spellStart"/>
      <w:r w:rsidR="00065D64" w:rsidRPr="00B84ED3">
        <w:rPr>
          <w:shd w:val="clear" w:color="auto" w:fill="FFFFFF"/>
          <w:lang w:eastAsia="de-DE"/>
        </w:rPr>
        <w:t>Kufstein</w:t>
      </w:r>
      <w:proofErr w:type="spellEnd"/>
      <w:r w:rsidR="00065D64" w:rsidRPr="00B84ED3">
        <w:rPr>
          <w:shd w:val="clear" w:color="auto" w:fill="FFFFFF"/>
          <w:lang w:eastAsia="de-DE"/>
        </w:rPr>
        <w:t>, Austria</w:t>
      </w:r>
    </w:p>
    <w:p w14:paraId="2CAC272A" w14:textId="44262FE2" w:rsidR="00B84ED3" w:rsidRPr="00780527" w:rsidRDefault="00B84ED3" w:rsidP="00780527">
      <w:pPr>
        <w:pStyle w:val="Textkrper"/>
        <w:rPr>
          <w:shd w:val="clear" w:color="auto" w:fill="FFFFFF"/>
          <w:lang w:eastAsia="de-DE"/>
        </w:rPr>
      </w:pPr>
      <w:r w:rsidRPr="00B84ED3">
        <w:rPr>
          <w:rFonts w:eastAsia="Times New Roman" w:cs="Times New Roman"/>
          <w:color w:val="000000"/>
          <w:shd w:val="clear" w:color="auto" w:fill="FFFFFF"/>
          <w:lang w:eastAsia="de-DE"/>
        </w:rPr>
        <w:t xml:space="preserve">4. </w:t>
      </w:r>
      <w:r w:rsidRPr="00780527">
        <w:rPr>
          <w:rFonts w:eastAsia="Times New Roman" w:cs="Times New Roman"/>
          <w:color w:val="000000"/>
          <w:shd w:val="clear" w:color="auto" w:fill="FFFFFF"/>
          <w:lang w:eastAsia="de-DE"/>
        </w:rPr>
        <w:t>Department of Anesthesiology and Intensive Care Medicine. St. John of God Hospital, Paracelsus Medical University, Salzburg, Austria. President Austrian Board of Mountain Safety (</w:t>
      </w:r>
      <w:proofErr w:type="spellStart"/>
      <w:r w:rsidRPr="00780527">
        <w:rPr>
          <w:rFonts w:eastAsia="Times New Roman" w:cs="Times New Roman"/>
          <w:color w:val="000000"/>
          <w:shd w:val="clear" w:color="auto" w:fill="FFFFFF"/>
          <w:lang w:eastAsia="de-DE"/>
        </w:rPr>
        <w:t>Österreichisches</w:t>
      </w:r>
      <w:proofErr w:type="spellEnd"/>
      <w:r w:rsidRPr="00780527">
        <w:rPr>
          <w:rFonts w:eastAsia="Times New Roman" w:cs="Times New Roman"/>
          <w:color w:val="000000"/>
          <w:shd w:val="clear" w:color="auto" w:fill="FFFFFF"/>
          <w:lang w:eastAsia="de-DE"/>
        </w:rPr>
        <w:t xml:space="preserve"> </w:t>
      </w:r>
      <w:proofErr w:type="spellStart"/>
      <w:r w:rsidRPr="00780527">
        <w:rPr>
          <w:rFonts w:eastAsia="Times New Roman" w:cs="Times New Roman"/>
          <w:color w:val="000000"/>
          <w:shd w:val="clear" w:color="auto" w:fill="FFFFFF"/>
          <w:lang w:eastAsia="de-DE"/>
        </w:rPr>
        <w:t>Kuratorium</w:t>
      </w:r>
      <w:proofErr w:type="spellEnd"/>
      <w:r w:rsidRPr="00780527">
        <w:rPr>
          <w:rFonts w:eastAsia="Times New Roman" w:cs="Times New Roman"/>
          <w:color w:val="000000"/>
          <w:shd w:val="clear" w:color="auto" w:fill="FFFFFF"/>
          <w:lang w:eastAsia="de-DE"/>
        </w:rPr>
        <w:t xml:space="preserve"> fur Alpine </w:t>
      </w:r>
      <w:proofErr w:type="spellStart"/>
      <w:r w:rsidRPr="00780527">
        <w:rPr>
          <w:rFonts w:eastAsia="Times New Roman" w:cs="Times New Roman"/>
          <w:color w:val="000000"/>
          <w:shd w:val="clear" w:color="auto" w:fill="FFFFFF"/>
          <w:lang w:eastAsia="de-DE"/>
        </w:rPr>
        <w:t>Sicherheit</w:t>
      </w:r>
      <w:proofErr w:type="spellEnd"/>
      <w:r w:rsidRPr="00780527">
        <w:rPr>
          <w:rFonts w:eastAsia="Times New Roman" w:cs="Times New Roman"/>
          <w:color w:val="000000"/>
          <w:shd w:val="clear" w:color="auto" w:fill="FFFFFF"/>
          <w:lang w:eastAsia="de-DE"/>
        </w:rPr>
        <w:t xml:space="preserve">), </w:t>
      </w:r>
      <w:proofErr w:type="spellStart"/>
      <w:r w:rsidRPr="00780527">
        <w:rPr>
          <w:rFonts w:eastAsia="Times New Roman" w:cs="Times New Roman"/>
          <w:color w:val="000000"/>
          <w:shd w:val="clear" w:color="auto" w:fill="FFFFFF"/>
          <w:lang w:eastAsia="de-DE"/>
        </w:rPr>
        <w:t>lnnsbruck</w:t>
      </w:r>
      <w:proofErr w:type="spellEnd"/>
      <w:r w:rsidRPr="00780527">
        <w:rPr>
          <w:rFonts w:eastAsia="Times New Roman" w:cs="Times New Roman"/>
          <w:color w:val="000000"/>
          <w:shd w:val="clear" w:color="auto" w:fill="FFFFFF"/>
          <w:lang w:eastAsia="de-DE"/>
        </w:rPr>
        <w:t xml:space="preserve">, Austria. Vice-president, Austrian Society of </w:t>
      </w:r>
      <w:proofErr w:type="gramStart"/>
      <w:r w:rsidRPr="00780527">
        <w:rPr>
          <w:rFonts w:eastAsia="Times New Roman" w:cs="Times New Roman"/>
          <w:color w:val="000000"/>
          <w:shd w:val="clear" w:color="auto" w:fill="FFFFFF"/>
          <w:lang w:eastAsia="de-DE"/>
        </w:rPr>
        <w:t>Mountain</w:t>
      </w:r>
      <w:proofErr w:type="gramEnd"/>
      <w:r w:rsidRPr="00780527">
        <w:rPr>
          <w:rFonts w:eastAsia="Times New Roman" w:cs="Times New Roman"/>
          <w:color w:val="000000"/>
          <w:shd w:val="clear" w:color="auto" w:fill="FFFFFF"/>
          <w:lang w:eastAsia="de-DE"/>
        </w:rPr>
        <w:t xml:space="preserve"> and High-Altitude Medicine, </w:t>
      </w:r>
      <w:proofErr w:type="spellStart"/>
      <w:r w:rsidRPr="00780527">
        <w:rPr>
          <w:rFonts w:eastAsia="Times New Roman" w:cs="Times New Roman"/>
          <w:color w:val="000000"/>
          <w:shd w:val="clear" w:color="auto" w:fill="FFFFFF"/>
          <w:lang w:eastAsia="de-DE"/>
        </w:rPr>
        <w:t>Mieming</w:t>
      </w:r>
      <w:proofErr w:type="spellEnd"/>
      <w:r w:rsidRPr="00780527">
        <w:rPr>
          <w:rFonts w:eastAsia="Times New Roman" w:cs="Times New Roman"/>
          <w:color w:val="000000"/>
          <w:shd w:val="clear" w:color="auto" w:fill="FFFFFF"/>
          <w:lang w:eastAsia="de-DE"/>
        </w:rPr>
        <w:t xml:space="preserve">, Austria. Research lead, </w:t>
      </w:r>
      <w:proofErr w:type="spellStart"/>
      <w:r w:rsidRPr="00780527">
        <w:rPr>
          <w:rFonts w:eastAsia="Times New Roman" w:cs="Times New Roman"/>
          <w:color w:val="000000"/>
          <w:shd w:val="clear" w:color="auto" w:fill="FFFFFF"/>
          <w:lang w:eastAsia="de-DE"/>
        </w:rPr>
        <w:t>lnternational</w:t>
      </w:r>
      <w:proofErr w:type="spellEnd"/>
      <w:r w:rsidRPr="00780527">
        <w:rPr>
          <w:rFonts w:eastAsia="Times New Roman" w:cs="Times New Roman"/>
          <w:color w:val="000000"/>
          <w:shd w:val="clear" w:color="auto" w:fill="FFFFFF"/>
          <w:lang w:eastAsia="de-DE"/>
        </w:rPr>
        <w:t xml:space="preserve"> Commission for Mountain Emergency Medicine (ICAR), Kloten, Switzerland. </w:t>
      </w:r>
    </w:p>
    <w:p w14:paraId="78C3B0C8" w14:textId="5842FFF3" w:rsidR="00B84ED3" w:rsidRDefault="00B84ED3" w:rsidP="00B84ED3">
      <w:pPr>
        <w:spacing w:after="0"/>
        <w:rPr>
          <w:rFonts w:eastAsia="Times New Roman" w:cs="Times New Roman"/>
          <w:color w:val="000000"/>
          <w:shd w:val="clear" w:color="auto" w:fill="FFFFFF"/>
          <w:lang w:eastAsia="de-DE"/>
        </w:rPr>
      </w:pPr>
      <w:r w:rsidRPr="00780527">
        <w:rPr>
          <w:rFonts w:eastAsia="Times New Roman" w:cs="Times New Roman"/>
          <w:lang w:eastAsia="de-DE"/>
        </w:rPr>
        <w:t>5.</w:t>
      </w:r>
      <w:r w:rsidRPr="00780527">
        <w:rPr>
          <w:color w:val="000000"/>
          <w:shd w:val="clear" w:color="auto" w:fill="FFFFFF"/>
        </w:rPr>
        <w:t xml:space="preserve"> </w:t>
      </w:r>
      <w:r w:rsidRPr="00780527">
        <w:rPr>
          <w:rFonts w:eastAsia="Times New Roman" w:cs="Times New Roman"/>
          <w:color w:val="000000"/>
          <w:shd w:val="clear" w:color="auto" w:fill="FFFFFF"/>
          <w:lang w:eastAsia="de-DE"/>
        </w:rPr>
        <w:t xml:space="preserve">EURAC Research, </w:t>
      </w:r>
      <w:proofErr w:type="spellStart"/>
      <w:r w:rsidRPr="00780527">
        <w:rPr>
          <w:rFonts w:eastAsia="Times New Roman" w:cs="Times New Roman"/>
          <w:color w:val="000000"/>
          <w:shd w:val="clear" w:color="auto" w:fill="FFFFFF"/>
          <w:lang w:eastAsia="de-DE"/>
        </w:rPr>
        <w:t>lnstitute</w:t>
      </w:r>
      <w:proofErr w:type="spellEnd"/>
      <w:r w:rsidRPr="00780527">
        <w:rPr>
          <w:rFonts w:eastAsia="Times New Roman" w:cs="Times New Roman"/>
          <w:color w:val="000000"/>
          <w:shd w:val="clear" w:color="auto" w:fill="FFFFFF"/>
          <w:lang w:eastAsia="de-DE"/>
        </w:rPr>
        <w:t xml:space="preserve"> for Mountain Emergency Medicine, Bolzano/ </w:t>
      </w:r>
      <w:proofErr w:type="spellStart"/>
      <w:r w:rsidRPr="00780527">
        <w:rPr>
          <w:rFonts w:eastAsia="Times New Roman" w:cs="Times New Roman"/>
          <w:color w:val="000000"/>
          <w:shd w:val="clear" w:color="auto" w:fill="FFFFFF"/>
          <w:lang w:eastAsia="de-DE"/>
        </w:rPr>
        <w:t>Bozen</w:t>
      </w:r>
      <w:proofErr w:type="spellEnd"/>
      <w:r w:rsidRPr="00780527">
        <w:rPr>
          <w:rFonts w:eastAsia="Times New Roman" w:cs="Times New Roman"/>
          <w:color w:val="000000"/>
          <w:shd w:val="clear" w:color="auto" w:fill="FFFFFF"/>
          <w:lang w:eastAsia="de-DE"/>
        </w:rPr>
        <w:t xml:space="preserve">, </w:t>
      </w:r>
      <w:proofErr w:type="spellStart"/>
      <w:r w:rsidRPr="00780527">
        <w:rPr>
          <w:rFonts w:eastAsia="Times New Roman" w:cs="Times New Roman"/>
          <w:color w:val="000000"/>
          <w:shd w:val="clear" w:color="auto" w:fill="FFFFFF"/>
          <w:lang w:eastAsia="de-DE"/>
        </w:rPr>
        <w:t>ltaly</w:t>
      </w:r>
      <w:proofErr w:type="spellEnd"/>
      <w:r w:rsidRPr="00780527">
        <w:rPr>
          <w:rFonts w:eastAsia="Times New Roman" w:cs="Times New Roman"/>
          <w:color w:val="000000"/>
          <w:shd w:val="clear" w:color="auto" w:fill="FFFFFF"/>
          <w:lang w:eastAsia="de-DE"/>
        </w:rPr>
        <w:t xml:space="preserve">. President </w:t>
      </w:r>
      <w:proofErr w:type="spellStart"/>
      <w:r w:rsidRPr="00780527">
        <w:rPr>
          <w:rFonts w:eastAsia="Times New Roman" w:cs="Times New Roman"/>
          <w:color w:val="000000"/>
          <w:shd w:val="clear" w:color="auto" w:fill="FFFFFF"/>
          <w:lang w:eastAsia="de-DE"/>
        </w:rPr>
        <w:t>lnternational</w:t>
      </w:r>
      <w:proofErr w:type="spellEnd"/>
      <w:r w:rsidRPr="00780527">
        <w:rPr>
          <w:rFonts w:eastAsia="Times New Roman" w:cs="Times New Roman"/>
          <w:color w:val="000000"/>
          <w:shd w:val="clear" w:color="auto" w:fill="FFFFFF"/>
          <w:lang w:eastAsia="de-DE"/>
        </w:rPr>
        <w:t xml:space="preserve"> Society of Mountain Medicine (ISMM), Past President ICAR </w:t>
      </w:r>
      <w:proofErr w:type="spellStart"/>
      <w:r w:rsidRPr="00780527">
        <w:rPr>
          <w:rFonts w:eastAsia="Times New Roman" w:cs="Times New Roman"/>
          <w:color w:val="000000"/>
          <w:shd w:val="clear" w:color="auto" w:fill="FFFFFF"/>
          <w:lang w:eastAsia="de-DE"/>
        </w:rPr>
        <w:t>MedCom</w:t>
      </w:r>
      <w:proofErr w:type="spellEnd"/>
    </w:p>
    <w:p w14:paraId="1D6203E4" w14:textId="77777777" w:rsidR="00AB7D80" w:rsidRDefault="00AB7D80" w:rsidP="00B84ED3">
      <w:pPr>
        <w:spacing w:after="0"/>
        <w:rPr>
          <w:rFonts w:eastAsia="Times New Roman" w:cs="Times New Roman"/>
          <w:color w:val="000000"/>
          <w:shd w:val="clear" w:color="auto" w:fill="FFFFFF"/>
          <w:lang w:eastAsia="de-DE"/>
        </w:rPr>
      </w:pPr>
    </w:p>
    <w:p w14:paraId="44490830" w14:textId="620A4306" w:rsidR="00B84ED3" w:rsidRDefault="00B84ED3" w:rsidP="00B84ED3">
      <w:pPr>
        <w:spacing w:after="0"/>
        <w:rPr>
          <w:rFonts w:eastAsia="Times New Roman" w:cs="Times New Roman"/>
          <w:color w:val="000000"/>
          <w:shd w:val="clear" w:color="auto" w:fill="FFFFFF"/>
          <w:lang w:eastAsia="de-DE"/>
        </w:rPr>
      </w:pPr>
      <w:r w:rsidRPr="00780527">
        <w:rPr>
          <w:rFonts w:eastAsia="Times New Roman" w:cs="Times New Roman"/>
          <w:lang w:eastAsia="de-DE"/>
        </w:rPr>
        <w:t xml:space="preserve">6. </w:t>
      </w:r>
      <w:r w:rsidRPr="00780527">
        <w:rPr>
          <w:rFonts w:eastAsia="Times New Roman" w:cs="Times New Roman"/>
          <w:color w:val="000000"/>
          <w:shd w:val="clear" w:color="auto" w:fill="FFFFFF"/>
          <w:lang w:eastAsia="de-DE"/>
        </w:rPr>
        <w:t xml:space="preserve">Department of Sport Science, University </w:t>
      </w:r>
      <w:proofErr w:type="spellStart"/>
      <w:r w:rsidRPr="00780527">
        <w:rPr>
          <w:rFonts w:eastAsia="Times New Roman" w:cs="Times New Roman"/>
          <w:color w:val="000000"/>
          <w:shd w:val="clear" w:color="auto" w:fill="FFFFFF"/>
          <w:lang w:eastAsia="de-DE"/>
        </w:rPr>
        <w:t>lnnsbruck</w:t>
      </w:r>
      <w:proofErr w:type="spellEnd"/>
      <w:r w:rsidRPr="00780527">
        <w:rPr>
          <w:rFonts w:eastAsia="Times New Roman" w:cs="Times New Roman"/>
          <w:color w:val="000000"/>
          <w:shd w:val="clear" w:color="auto" w:fill="FFFFFF"/>
          <w:lang w:eastAsia="de-DE"/>
        </w:rPr>
        <w:t xml:space="preserve">, </w:t>
      </w:r>
      <w:proofErr w:type="spellStart"/>
      <w:r w:rsidRPr="00780527">
        <w:rPr>
          <w:rFonts w:eastAsia="Times New Roman" w:cs="Times New Roman"/>
          <w:color w:val="000000"/>
          <w:shd w:val="clear" w:color="auto" w:fill="FFFFFF"/>
          <w:lang w:eastAsia="de-DE"/>
        </w:rPr>
        <w:t>lnnsbruck</w:t>
      </w:r>
      <w:proofErr w:type="spellEnd"/>
      <w:r w:rsidRPr="00780527">
        <w:rPr>
          <w:rFonts w:eastAsia="Times New Roman" w:cs="Times New Roman"/>
          <w:color w:val="000000"/>
          <w:shd w:val="clear" w:color="auto" w:fill="FFFFFF"/>
          <w:lang w:eastAsia="de-DE"/>
        </w:rPr>
        <w:t>, Austria</w:t>
      </w:r>
    </w:p>
    <w:p w14:paraId="3EBA38D0" w14:textId="77777777" w:rsidR="00AB7D80" w:rsidRPr="00780527" w:rsidRDefault="00AB7D80" w:rsidP="00B84ED3">
      <w:pPr>
        <w:spacing w:after="0"/>
        <w:rPr>
          <w:rFonts w:eastAsia="Times New Roman" w:cs="Times New Roman"/>
          <w:lang w:eastAsia="de-DE"/>
        </w:rPr>
      </w:pPr>
    </w:p>
    <w:p w14:paraId="20309744" w14:textId="3B25C7A7" w:rsidR="00B84ED3" w:rsidRDefault="00B84ED3" w:rsidP="00B84ED3">
      <w:pPr>
        <w:spacing w:after="0"/>
        <w:rPr>
          <w:rFonts w:eastAsia="Times New Roman" w:cs="Times New Roman"/>
          <w:color w:val="000000"/>
          <w:shd w:val="clear" w:color="auto" w:fill="FFFFFF"/>
          <w:lang w:eastAsia="de-DE"/>
        </w:rPr>
      </w:pPr>
      <w:r w:rsidRPr="00780527">
        <w:rPr>
          <w:rFonts w:eastAsia="Times New Roman" w:cs="Times New Roman"/>
          <w:lang w:eastAsia="de-DE"/>
        </w:rPr>
        <w:t xml:space="preserve">7. </w:t>
      </w:r>
      <w:r w:rsidRPr="00780527">
        <w:rPr>
          <w:rFonts w:eastAsia="Times New Roman" w:cs="Times New Roman"/>
          <w:color w:val="000000"/>
          <w:shd w:val="clear" w:color="auto" w:fill="FFFFFF"/>
          <w:lang w:eastAsia="de-DE"/>
        </w:rPr>
        <w:t>Department of Orthopedics and Traumatology, Innsbruck Medical University, Innsbruck, Austria</w:t>
      </w:r>
    </w:p>
    <w:p w14:paraId="3369231E" w14:textId="77777777" w:rsidR="00AB7D80" w:rsidRDefault="00AB7D80" w:rsidP="00B84ED3">
      <w:pPr>
        <w:spacing w:after="0"/>
        <w:rPr>
          <w:rFonts w:eastAsia="Times New Roman" w:cs="Times New Roman"/>
          <w:color w:val="000000"/>
          <w:shd w:val="clear" w:color="auto" w:fill="FFFFFF"/>
          <w:lang w:eastAsia="de-DE"/>
        </w:rPr>
      </w:pPr>
    </w:p>
    <w:p w14:paraId="0E252AC8" w14:textId="7AFB9283" w:rsidR="00B84ED3" w:rsidRPr="00780527" w:rsidRDefault="00B84ED3" w:rsidP="00780527">
      <w:pPr>
        <w:spacing w:after="0"/>
        <w:rPr>
          <w:rFonts w:eastAsia="Times New Roman" w:cs="Times New Roman"/>
          <w:color w:val="000000"/>
          <w:shd w:val="clear" w:color="auto" w:fill="FFFFFF"/>
          <w:lang w:eastAsia="de-DE"/>
        </w:rPr>
      </w:pPr>
      <w:r w:rsidRPr="00780527">
        <w:rPr>
          <w:rFonts w:eastAsia="Times New Roman" w:cs="Times New Roman"/>
          <w:lang w:eastAsia="de-DE"/>
        </w:rPr>
        <w:t xml:space="preserve">8. </w:t>
      </w:r>
      <w:r>
        <w:t>Department of Psychiatry, Psychotherapy, Psychosomatics and Medical Psychology, University Hospital for Psychiatry II, Medical University of Innsbruck, Innsbruck, Austria</w:t>
      </w:r>
    </w:p>
    <w:p w14:paraId="741282AB" w14:textId="28F71564" w:rsidR="0071719B" w:rsidRPr="0071719B" w:rsidRDefault="0071719B" w:rsidP="00B84ED3">
      <w:pPr>
        <w:pStyle w:val="Textkrper"/>
      </w:pPr>
    </w:p>
    <w:p w14:paraId="673EAC2C" w14:textId="77777777" w:rsidR="0070620F" w:rsidRDefault="00561475">
      <w:pPr>
        <w:pStyle w:val="Textkrper"/>
      </w:pPr>
      <w:r w:rsidRPr="00384F98">
        <w:rPr>
          <w:rFonts w:ascii="Apple Color Emoji" w:hAnsi="Apple Color Emoji"/>
          <w:vertAlign w:val="superscript"/>
        </w:rPr>
        <w:lastRenderedPageBreak/>
        <w:t>✉</w:t>
      </w:r>
      <w:r>
        <w:t xml:space="preserve"> Correspondence: </w:t>
      </w:r>
      <w:hyperlink r:id="rId12">
        <w:r>
          <w:rPr>
            <w:rStyle w:val="Hyperlink"/>
          </w:rPr>
          <w:t>Katharina Hüfner, MD &lt;</w:t>
        </w:r>
        <w:hyperlink r:id="rId13">
          <w:r>
            <w:rPr>
              <w:rStyle w:val="Hyperlink"/>
            </w:rPr>
            <w:t>katharina.huefner@tirol-kliniken.at</w:t>
          </w:r>
        </w:hyperlink>
        <w:r>
          <w:rPr>
            <w:rStyle w:val="Hyperlink"/>
          </w:rPr>
          <w:t>&gt;</w:t>
        </w:r>
      </w:hyperlink>
    </w:p>
    <w:p w14:paraId="6A600799" w14:textId="77777777" w:rsidR="0070620F" w:rsidRDefault="00561475">
      <w:r>
        <w:br w:type="page"/>
      </w:r>
    </w:p>
    <w:p w14:paraId="01105CD7" w14:textId="77777777" w:rsidR="0070620F" w:rsidRDefault="00561475">
      <w:pPr>
        <w:pStyle w:val="berschrift1"/>
      </w:pPr>
      <w:bookmarkStart w:id="3" w:name="abstract"/>
      <w:r>
        <w:lastRenderedPageBreak/>
        <w:t>Abstract</w:t>
      </w:r>
    </w:p>
    <w:p w14:paraId="6BC658ED" w14:textId="369307B3" w:rsidR="0070620F" w:rsidRDefault="00561475">
      <w:pPr>
        <w:pStyle w:val="FirstParagraph"/>
      </w:pPr>
      <w:r>
        <w:rPr>
          <w:b/>
          <w:bCs/>
        </w:rPr>
        <w:t>Background:</w:t>
      </w:r>
      <w:r>
        <w:t xml:space="preserve"> </w:t>
      </w:r>
      <w:r w:rsidR="0071719B">
        <w:t xml:space="preserve">The restorative effect of natural environments on mental and physical health is increasingly recognized by medical professionals </w:t>
      </w:r>
      <w:r w:rsidR="00C76740">
        <w:t>and</w:t>
      </w:r>
      <w:r w:rsidR="0071719B">
        <w:t xml:space="preserve"> the general population. </w:t>
      </w:r>
      <w:proofErr w:type="gramStart"/>
      <w:r w:rsidR="00A65E3F">
        <w:t>Therefore</w:t>
      </w:r>
      <w:proofErr w:type="gramEnd"/>
      <w:r w:rsidR="00A65E3F">
        <w:t xml:space="preserve"> many</w:t>
      </w:r>
      <w:r w:rsidR="0071719B">
        <w:t xml:space="preserve"> individuals travel to alpine regions </w:t>
      </w:r>
      <w:r w:rsidR="00C76740">
        <w:t>for</w:t>
      </w:r>
      <w:r w:rsidR="0071719B">
        <w:t xml:space="preserve"> mountain sports. </w:t>
      </w:r>
      <w:r w:rsidR="00C76740">
        <w:t>These activities</w:t>
      </w:r>
      <w:r w:rsidR="0071719B">
        <w:t xml:space="preserve"> can lead to accidents.</w:t>
      </w:r>
      <w:r w:rsidR="002E1486">
        <w:t xml:space="preserve"> </w:t>
      </w:r>
      <w:r w:rsidR="0071719B">
        <w:t xml:space="preserve">The </w:t>
      </w:r>
      <w:r w:rsidR="00ED593B">
        <w:t xml:space="preserve">consequences of </w:t>
      </w:r>
      <w:r w:rsidR="003B419A">
        <w:t>such accidents</w:t>
      </w:r>
      <w:r w:rsidR="00ED593B">
        <w:t xml:space="preserve"> </w:t>
      </w:r>
      <w:r w:rsidR="0071719B">
        <w:t>on</w:t>
      </w:r>
      <w:r w:rsidR="00ED593B">
        <w:t xml:space="preserve"> mental health have not been characterized.</w:t>
      </w:r>
      <w:r>
        <w:t xml:space="preserve"> </w:t>
      </w:r>
      <w:r w:rsidR="003B419A">
        <w:t>We aimed</w:t>
      </w:r>
      <w:r w:rsidR="002E1486">
        <w:t xml:space="preserve"> to identify symptoms o</w:t>
      </w:r>
      <w:r w:rsidR="003B419A">
        <w:t>f post-traumatic stress</w:t>
      </w:r>
      <w:r w:rsidR="002E1486">
        <w:t>, post-traumatic growth and further</w:t>
      </w:r>
      <w:r w:rsidR="0061113F">
        <w:t xml:space="preserve"> facets of</w:t>
      </w:r>
      <w:r w:rsidR="002E1486">
        <w:t xml:space="preserve"> </w:t>
      </w:r>
      <w:r w:rsidR="003B419A">
        <w:t>mental health</w:t>
      </w:r>
      <w:r w:rsidR="002E1486">
        <w:t xml:space="preserve"> following accidents during sport in the mountains.</w:t>
      </w:r>
    </w:p>
    <w:p w14:paraId="334E7E7A" w14:textId="3D6AAC76" w:rsidR="0070620F" w:rsidRDefault="00561475">
      <w:pPr>
        <w:pStyle w:val="Textkrper"/>
      </w:pPr>
      <w:r>
        <w:rPr>
          <w:b/>
          <w:bCs/>
        </w:rPr>
        <w:t>Methods:</w:t>
      </w:r>
      <w:r>
        <w:t xml:space="preserve"> </w:t>
      </w:r>
      <w:r w:rsidR="00A65E3F">
        <w:t>Data from 307 adults treated at the Innsbruck University Hospital (Austria)</w:t>
      </w:r>
      <w:r w:rsidR="00A65E3F" w:rsidRPr="00ED593B">
        <w:t xml:space="preserve"> </w:t>
      </w:r>
      <w:r w:rsidR="00A65E3F">
        <w:t xml:space="preserve">for an injury related to a mountain sport accident between 01.01.2018 and 31.12.2020 were </w:t>
      </w:r>
      <w:r w:rsidR="003B419A">
        <w:t>analyzed</w:t>
      </w:r>
      <w:r w:rsidR="00ED593B">
        <w:t>. Symptoms of a</w:t>
      </w:r>
      <w:r>
        <w:t>nxiety, depression, somat</w:t>
      </w:r>
      <w:r w:rsidR="00ED593B">
        <w:t>ization</w:t>
      </w:r>
      <w:r>
        <w:t xml:space="preserve"> and panic</w:t>
      </w:r>
      <w:r w:rsidR="0071719B">
        <w:t xml:space="preserve"> disorder</w:t>
      </w:r>
      <w:r>
        <w:t xml:space="preserve"> (PHQ</w:t>
      </w:r>
      <w:r w:rsidR="0071719B">
        <w:t xml:space="preserve"> questionnaire</w:t>
      </w:r>
      <w:r>
        <w:t>), resilie</w:t>
      </w:r>
      <w:r w:rsidR="00650B3C">
        <w:t>nce</w:t>
      </w:r>
      <w:r>
        <w:t xml:space="preserve"> (RS-13), sense of coherence (SOC-9L), quality of life (EUROHIS</w:t>
      </w:r>
      <w:r w:rsidR="00ED593B">
        <w:t>-QOL</w:t>
      </w:r>
      <w:r>
        <w:t>), post-traumatic growth (PTGI) and post-traumatic stress disorder (</w:t>
      </w:r>
      <w:r w:rsidR="00ED593B">
        <w:t>PCL-5</w:t>
      </w:r>
      <w:r>
        <w:t xml:space="preserve">) were recorded </w:t>
      </w:r>
      <w:r w:rsidR="00A65E3F">
        <w:t xml:space="preserve">in a </w:t>
      </w:r>
      <w:proofErr w:type="gramStart"/>
      <w:r w:rsidR="00A65E3F">
        <w:t>cross sectional</w:t>
      </w:r>
      <w:proofErr w:type="gramEnd"/>
      <w:r w:rsidR="00A65E3F">
        <w:t xml:space="preserve"> online survey </w:t>
      </w:r>
      <w:r>
        <w:t xml:space="preserve">along with </w:t>
      </w:r>
      <w:r w:rsidR="00A65E3F">
        <w:t>sociodemographic</w:t>
      </w:r>
      <w:r w:rsidR="002E1486">
        <w:t xml:space="preserve"> information</w:t>
      </w:r>
      <w:r>
        <w:t xml:space="preserve">. </w:t>
      </w:r>
      <w:r w:rsidR="003B419A">
        <w:t>Clinical</w:t>
      </w:r>
      <w:r w:rsidR="00A32C6E">
        <w:t xml:space="preserve"> data were extracted from electronic health records. </w:t>
      </w:r>
      <w:r w:rsidR="00A65E3F">
        <w:t>The</w:t>
      </w:r>
      <w:r>
        <w:t xml:space="preserve"> mental </w:t>
      </w:r>
      <w:r w:rsidR="00650B3C">
        <w:t xml:space="preserve">health </w:t>
      </w:r>
      <w:r w:rsidR="003B419A">
        <w:t xml:space="preserve">response to the accident </w:t>
      </w:r>
      <w:r>
        <w:t>w</w:t>
      </w:r>
      <w:r w:rsidR="00A65E3F">
        <w:t>as</w:t>
      </w:r>
      <w:r>
        <w:t xml:space="preserve"> defined by semi-supervised medoid clustering</w:t>
      </w:r>
      <w:r w:rsidR="00AC1E8D">
        <w:t>. M</w:t>
      </w:r>
      <w:r>
        <w:t xml:space="preserve">odels of cluster assignment based on </w:t>
      </w:r>
      <w:r w:rsidR="00AC1E8D">
        <w:t>characteristics available during acute treatment</w:t>
      </w:r>
      <w:r>
        <w:t xml:space="preserve"> were developed by the random forest algorithm.</w:t>
      </w:r>
    </w:p>
    <w:p w14:paraId="6556CF6E" w14:textId="55A4E53B" w:rsidR="002E1486" w:rsidRDefault="00561475" w:rsidP="002E1486">
      <w:pPr>
        <w:pStyle w:val="Textkrper"/>
      </w:pPr>
      <w:r>
        <w:rPr>
          <w:b/>
          <w:bCs/>
        </w:rPr>
        <w:t>Results:</w:t>
      </w:r>
      <w:r w:rsidR="002E1486">
        <w:t xml:space="preserve"> </w:t>
      </w:r>
      <w:r w:rsidR="00C276EF">
        <w:t>18% of participants</w:t>
      </w:r>
      <w:r w:rsidR="00E268BF">
        <w:t xml:space="preserve"> </w:t>
      </w:r>
      <w:r w:rsidR="00AA3B4C">
        <w:t xml:space="preserve">scored on at least one diagnostic criterion of </w:t>
      </w:r>
      <w:proofErr w:type="spellStart"/>
      <w:r w:rsidR="00A65E3F">
        <w:t>post traumatic</w:t>
      </w:r>
      <w:proofErr w:type="spellEnd"/>
      <w:r w:rsidR="00A65E3F">
        <w:t xml:space="preserve"> stress disorder (PTSD)</w:t>
      </w:r>
      <w:r w:rsidR="00E268BF">
        <w:t xml:space="preserve"> and </w:t>
      </w:r>
      <w:r w:rsidR="00C276EF">
        <w:t>4 individuals (1.1%)</w:t>
      </w:r>
      <w:r w:rsidR="00E268BF">
        <w:t xml:space="preserve"> reached the cut off </w:t>
      </w:r>
      <w:r w:rsidR="00AC1E8D">
        <w:t>indicating</w:t>
      </w:r>
      <w:r w:rsidR="00E268BF">
        <w:t xml:space="preserve"> manifest </w:t>
      </w:r>
      <w:r w:rsidR="00A65E3F">
        <w:t>PTSD</w:t>
      </w:r>
      <w:r w:rsidR="00E268BF">
        <w:t xml:space="preserve">. </w:t>
      </w:r>
      <w:r w:rsidR="000C6CCB">
        <w:t>Three</w:t>
      </w:r>
      <w:r w:rsidR="002E1486">
        <w:t xml:space="preserve"> </w:t>
      </w:r>
      <w:r w:rsidR="00AA1E42">
        <w:t xml:space="preserve">equally </w:t>
      </w:r>
      <w:r w:rsidR="00E268BF">
        <w:t>size</w:t>
      </w:r>
      <w:r w:rsidR="00AA3B4C">
        <w:t>d</w:t>
      </w:r>
      <w:r w:rsidR="00E268BF">
        <w:t xml:space="preserve"> </w:t>
      </w:r>
      <w:r w:rsidR="002E1486">
        <w:t>clusters</w:t>
      </w:r>
      <w:r w:rsidR="000C6CCB">
        <w:t xml:space="preserve"> of mental health responses were identified</w:t>
      </w:r>
      <w:r w:rsidR="00397D60">
        <w:t xml:space="preserve"> </w:t>
      </w:r>
      <w:r w:rsidR="002E1486">
        <w:t>characterized by</w:t>
      </w:r>
      <w:r w:rsidR="00A65E3F">
        <w:t xml:space="preserve"> </w:t>
      </w:r>
      <w:r w:rsidR="00C76740">
        <w:t xml:space="preserve">(1) </w:t>
      </w:r>
      <w:r w:rsidR="002E1486">
        <w:t>a prevalence of post-traumatic stress symptoms</w:t>
      </w:r>
      <w:r w:rsidR="00650B3C">
        <w:t xml:space="preserve">, </w:t>
      </w:r>
      <w:r w:rsidR="00C76740">
        <w:t>(2)</w:t>
      </w:r>
      <w:r w:rsidR="00AC1E8D">
        <w:t xml:space="preserve"> post traumatic growth</w:t>
      </w:r>
      <w:r w:rsidR="00650B3C">
        <w:t xml:space="preserve"> and </w:t>
      </w:r>
      <w:r w:rsidR="00C76740">
        <w:t xml:space="preserve">(3) </w:t>
      </w:r>
      <w:r w:rsidR="00650B3C">
        <w:t>a “neutral”</w:t>
      </w:r>
      <w:r w:rsidR="00AC1E8D">
        <w:t xml:space="preserve"> response to the accident</w:t>
      </w:r>
      <w:r w:rsidR="002E1486">
        <w:t xml:space="preserve">. </w:t>
      </w:r>
      <w:r w:rsidR="00C17731">
        <w:t xml:space="preserve">Symptoms of mental disorders together with low resilience, sense of coherence and quality of life were almost exclusively found in the post-traumatic stress cluster. </w:t>
      </w:r>
      <w:commentRangeStart w:id="4"/>
      <w:r w:rsidR="002E1486">
        <w:t>The post</w:t>
      </w:r>
      <w:r w:rsidR="00333C75">
        <w:t>-</w:t>
      </w:r>
      <w:r w:rsidR="002E1486">
        <w:t xml:space="preserve">traumatic stress </w:t>
      </w:r>
      <w:r w:rsidR="00A87F2B">
        <w:t xml:space="preserve">as well as the posttraumatic </w:t>
      </w:r>
      <w:r w:rsidR="00E268BF">
        <w:t>growth</w:t>
      </w:r>
      <w:r w:rsidR="00A87F2B">
        <w:t xml:space="preserve"> cluster </w:t>
      </w:r>
      <w:r w:rsidR="00397D60">
        <w:t>showed</w:t>
      </w:r>
      <w:r w:rsidR="002E1486">
        <w:t xml:space="preserve"> </w:t>
      </w:r>
      <w:r w:rsidR="00AC1E8D">
        <w:t xml:space="preserve">a higher percentage of preexisting </w:t>
      </w:r>
      <w:r w:rsidR="002E1486">
        <w:t xml:space="preserve">mental </w:t>
      </w:r>
      <w:r w:rsidR="00AC1E8D">
        <w:t>disorders</w:t>
      </w:r>
      <w:r w:rsidR="00036956">
        <w:t>, desire</w:t>
      </w:r>
      <w:r w:rsidR="002E1486">
        <w:t xml:space="preserve"> for psychological support</w:t>
      </w:r>
      <w:r w:rsidR="00036956">
        <w:t xml:space="preserve"> following the accident</w:t>
      </w:r>
      <w:r w:rsidR="00A87F2B">
        <w:t xml:space="preserve"> </w:t>
      </w:r>
      <w:r w:rsidR="00036956">
        <w:t xml:space="preserve">and persisting physical consequences of the accident </w:t>
      </w:r>
      <w:r w:rsidR="00A87F2B">
        <w:t xml:space="preserve">in comparison to the neutral cluster. </w:t>
      </w:r>
      <w:commentRangeEnd w:id="4"/>
      <w:r w:rsidR="00E210E9">
        <w:rPr>
          <w:rStyle w:val="Kommentarzeichen"/>
        </w:rPr>
        <w:commentReference w:id="4"/>
      </w:r>
      <w:r w:rsidR="002E1486">
        <w:t xml:space="preserve"> </w:t>
      </w:r>
      <w:r w:rsidR="00AC1E8D">
        <w:t xml:space="preserve">Out of 39 variables available during early medical treatment of mountain sport accident </w:t>
      </w:r>
      <w:r w:rsidR="000C6CCB">
        <w:t>victims</w:t>
      </w:r>
      <w:r w:rsidR="00AC1E8D">
        <w:t xml:space="preserve"> we could not identify a good predictor model </w:t>
      </w:r>
      <w:r w:rsidR="00C76740">
        <w:t>for the different cluster assignment.</w:t>
      </w:r>
    </w:p>
    <w:p w14:paraId="4E60A93E" w14:textId="6AC270BB" w:rsidR="0070620F" w:rsidRDefault="00561475">
      <w:pPr>
        <w:pStyle w:val="Textkrper"/>
      </w:pPr>
      <w:r>
        <w:rPr>
          <w:b/>
          <w:bCs/>
        </w:rPr>
        <w:t>Conclusion:</w:t>
      </w:r>
      <w:r>
        <w:t xml:space="preserve"> A subset of mountain sport accident </w:t>
      </w:r>
      <w:r w:rsidR="0030405A">
        <w:t xml:space="preserve">survivors shows poor mental health </w:t>
      </w:r>
      <w:r w:rsidR="00333C75" w:rsidRPr="00036873">
        <w:rPr>
          <w:color w:val="000000" w:themeColor="text1"/>
        </w:rPr>
        <w:t>including symptoms of post-traumatic stress disorder</w:t>
      </w:r>
      <w:r>
        <w:t xml:space="preserve">. Since identification of these vulnerable patients with </w:t>
      </w:r>
      <w:r w:rsidR="00036956">
        <w:t>early</w:t>
      </w:r>
      <w:r>
        <w:t xml:space="preserve"> predictors remains challenging, </w:t>
      </w:r>
      <w:r w:rsidR="00A65E3F">
        <w:t xml:space="preserve">readily available information </w:t>
      </w:r>
      <w:r>
        <w:t xml:space="preserve">and low-threshold psychological support is key </w:t>
      </w:r>
      <w:proofErr w:type="gramStart"/>
      <w:r w:rsidR="00036956">
        <w:t>in order to</w:t>
      </w:r>
      <w:proofErr w:type="gramEnd"/>
      <w:r w:rsidR="00036956">
        <w:t xml:space="preserve"> preserve the positive effects of physical activity in an alpine environment on mental health.</w:t>
      </w:r>
    </w:p>
    <w:p w14:paraId="6D499A25" w14:textId="77777777" w:rsidR="0070620F" w:rsidRDefault="00561475">
      <w:r>
        <w:br w:type="page"/>
      </w:r>
    </w:p>
    <w:p w14:paraId="3BAB697D" w14:textId="77777777" w:rsidR="0070620F" w:rsidRDefault="00561475">
      <w:pPr>
        <w:pStyle w:val="berschrift1"/>
      </w:pPr>
      <w:bookmarkStart w:id="5" w:name="keywords"/>
      <w:bookmarkEnd w:id="3"/>
      <w:r>
        <w:lastRenderedPageBreak/>
        <w:t>Keywords</w:t>
      </w:r>
    </w:p>
    <w:p w14:paraId="39FAB78D" w14:textId="77777777" w:rsidR="0070620F" w:rsidRDefault="00561475">
      <w:pPr>
        <w:pStyle w:val="FirstParagraph"/>
      </w:pPr>
      <w:r>
        <w:t>mountain sport accident, mental health, post-traumatic stress disorder, post-traumatic growth, clustering, random forest, machine learning</w:t>
      </w:r>
    </w:p>
    <w:p w14:paraId="62607F93" w14:textId="77777777" w:rsidR="0070620F" w:rsidRDefault="00561475">
      <w:r>
        <w:br w:type="page"/>
      </w:r>
    </w:p>
    <w:p w14:paraId="2B0B2510" w14:textId="4EE44B71" w:rsidR="0070620F" w:rsidRDefault="00561475">
      <w:pPr>
        <w:pStyle w:val="berschrift1"/>
      </w:pPr>
      <w:bookmarkStart w:id="6" w:name="introduction"/>
      <w:bookmarkEnd w:id="5"/>
      <w:r>
        <w:lastRenderedPageBreak/>
        <w:t>Introduction</w:t>
      </w:r>
    </w:p>
    <w:p w14:paraId="6D8F285E" w14:textId="5852ABAA" w:rsidR="00686ACE" w:rsidRDefault="00AC79D7">
      <w:pPr>
        <w:pStyle w:val="FirstParagraph"/>
      </w:pPr>
      <w:r>
        <w:t xml:space="preserve">Physical activity </w:t>
      </w:r>
      <w:r w:rsidRPr="00D17D73">
        <w:rPr>
          <w:rFonts w:cstheme="minorHAnsi"/>
        </w:rPr>
        <w:t>in alpine environments, such as hiking</w:t>
      </w:r>
      <w:r>
        <w:rPr>
          <w:rFonts w:cstheme="minorHAnsi"/>
        </w:rPr>
        <w:t>, climbing</w:t>
      </w:r>
      <w:r w:rsidR="00564582">
        <w:rPr>
          <w:rFonts w:cstheme="minorHAnsi"/>
        </w:rPr>
        <w:t>,</w:t>
      </w:r>
      <w:r>
        <w:rPr>
          <w:rFonts w:cstheme="minorHAnsi"/>
        </w:rPr>
        <w:t xml:space="preserve"> </w:t>
      </w:r>
      <w:r w:rsidR="00B36FC6">
        <w:rPr>
          <w:rFonts w:cstheme="minorHAnsi"/>
        </w:rPr>
        <w:t>alpine</w:t>
      </w:r>
      <w:r w:rsidRPr="00D17D73">
        <w:rPr>
          <w:rFonts w:cstheme="minorHAnsi"/>
        </w:rPr>
        <w:t xml:space="preserve"> skiing</w:t>
      </w:r>
      <w:r>
        <w:rPr>
          <w:rFonts w:cstheme="minorHAnsi"/>
        </w:rPr>
        <w:t xml:space="preserve"> or </w:t>
      </w:r>
      <w:r w:rsidR="00B36FC6">
        <w:rPr>
          <w:rFonts w:cstheme="minorHAnsi"/>
        </w:rPr>
        <w:t>ski touring</w:t>
      </w:r>
      <w:r w:rsidRPr="00D17D73">
        <w:rPr>
          <w:rFonts w:cstheme="minorHAnsi"/>
        </w:rPr>
        <w:t>, are increasingly gaining popularity</w:t>
      </w:r>
      <w:r w:rsidR="00DD47FB">
        <w:rPr>
          <w:rFonts w:cstheme="minorHAnsi"/>
        </w:rPr>
        <w:t>, a trend that has been accelerated</w:t>
      </w:r>
      <w:r w:rsidR="009757F8">
        <w:rPr>
          <w:rFonts w:cstheme="minorHAnsi"/>
        </w:rPr>
        <w:t xml:space="preserve"> by </w:t>
      </w:r>
      <w:r w:rsidR="00DD47FB">
        <w:rPr>
          <w:rFonts w:cstheme="minorHAnsi"/>
        </w:rPr>
        <w:t xml:space="preserve">the COVID-19 </w:t>
      </w:r>
      <w:commentRangeStart w:id="7"/>
      <w:r w:rsidR="00DD47FB">
        <w:rPr>
          <w:rFonts w:cstheme="minorHAnsi"/>
        </w:rPr>
        <w:t>pandemic</w:t>
      </w:r>
      <w:commentRangeEnd w:id="7"/>
      <w:r w:rsidR="009757F8">
        <w:rPr>
          <w:rStyle w:val="Kommentarzeichen"/>
        </w:rPr>
        <w:commentReference w:id="7"/>
      </w:r>
      <w:r w:rsidR="006907C0">
        <w:rPr>
          <w:rFonts w:cstheme="minorHAnsi"/>
        </w:rPr>
        <w:t xml:space="preserve">. </w:t>
      </w:r>
      <w:r w:rsidR="00DD47FB">
        <w:rPr>
          <w:rFonts w:cstheme="minorHAnsi"/>
        </w:rPr>
        <w:t>Austria and especially Tyrol with the capital Innsbruck are a prime and worldwide recognized location for mountain sports.</w:t>
      </w:r>
      <w:r>
        <w:rPr>
          <w:rFonts w:cstheme="minorHAnsi"/>
        </w:rPr>
        <w:t xml:space="preserve"> </w:t>
      </w:r>
      <w:r w:rsidR="00DD47FB">
        <w:rPr>
          <w:rFonts w:cstheme="minorHAnsi"/>
        </w:rPr>
        <w:t>O</w:t>
      </w:r>
      <w:r>
        <w:t xml:space="preserve">utdoor physical activity </w:t>
      </w:r>
      <w:r w:rsidR="00564582">
        <w:t>exert</w:t>
      </w:r>
      <w:r w:rsidR="008B5772">
        <w:t>s</w:t>
      </w:r>
      <w:r w:rsidR="00564582">
        <w:t xml:space="preserve"> beneficial effects on</w:t>
      </w:r>
      <w:r>
        <w:t xml:space="preserve"> mental health</w:t>
      </w:r>
      <w:r w:rsidR="00686ACE">
        <w:t xml:space="preserve"> (21,22), and physical activity in an alpine environment </w:t>
      </w:r>
      <w:r w:rsidR="000619B6">
        <w:t xml:space="preserve">can </w:t>
      </w:r>
      <w:r w:rsidR="00686ACE">
        <w:t>provide positive effects on mental health beyond that of other outdoor environments.</w:t>
      </w:r>
      <w:r>
        <w:t xml:space="preserve"> </w:t>
      </w:r>
      <w:commentRangeStart w:id="8"/>
      <w:r w:rsidR="006907C0">
        <w:fldChar w:fldCharType="begin"/>
      </w:r>
      <w:r w:rsidR="006907C0">
        <w:instrText xml:space="preserve"> ADDIN EN.CITE &lt;EndNote&gt;&lt;Cite&gt;&lt;Author&gt;Ower&lt;/Author&gt;&lt;Year&gt;2019&lt;/Year&gt;&lt;RecNum&gt;323&lt;/RecNum&gt;&lt;DisplayText&gt;(1)&lt;/DisplayText&gt;&lt;record&gt;&lt;rec-number&gt;323&lt;/rec-number&gt;&lt;foreign-keys&gt;&lt;key app="EN" db-id="0vtxwxsr7d5sexewaexpffv359zes0aa5aet" timestamp="1685890257"&gt;323&lt;/key&gt;&lt;/foreign-keys&gt;&lt;ref-type name="Journal Article"&gt;17&lt;/ref-type&gt;&lt;contributors&gt;&lt;authors&gt;&lt;author&gt;Ower, Cornelia&lt;/author&gt;&lt;author&gt;Kemmler, Georg&lt;/author&gt;&lt;author&gt;Vill, Theresa&lt;/author&gt;&lt;author&gt;Martini, Caroline&lt;/author&gt;&lt;author&gt;Schmitt, Andrea&lt;/author&gt;&lt;author&gt;Sperner-Unterweger, Barbara&lt;/author&gt;&lt;author&gt;Hüfner, Katharina&lt;/author&gt;&lt;/authors&gt;&lt;/contributors&gt;&lt;titles&gt;&lt;title&gt;The effect of physical activity in an alpine environment on quality of life is mediated by resilience in patients with psychosomatic disorders and healthy controls&lt;/title&gt;&lt;secondary-title&gt;European Archives of Psychiatry and Clinical Neuroscience&lt;/secondary-title&gt;&lt;/titles&gt;&lt;periodical&gt;&lt;full-title&gt;European Archives of Psychiatry and Clinical Neuroscience&lt;/full-title&gt;&lt;/periodical&gt;&lt;pages&gt;543-553&lt;/pages&gt;&lt;volume&gt;269&lt;/volume&gt;&lt;dates&gt;&lt;year&gt;2019&lt;/year&gt;&lt;/dates&gt;&lt;isbn&gt;0940-1334&lt;/isbn&gt;&lt;urls&gt;&lt;/urls&gt;&lt;/record&gt;&lt;/Cite&gt;&lt;/EndNote&gt;</w:instrText>
      </w:r>
      <w:r w:rsidR="006907C0">
        <w:fldChar w:fldCharType="separate"/>
      </w:r>
      <w:r w:rsidR="006907C0">
        <w:rPr>
          <w:noProof/>
        </w:rPr>
        <w:t>(1)</w:t>
      </w:r>
      <w:r w:rsidR="006907C0">
        <w:fldChar w:fldCharType="end"/>
      </w:r>
      <w:commentRangeEnd w:id="8"/>
      <w:r w:rsidR="00564582">
        <w:rPr>
          <w:rStyle w:val="Kommentarzeichen"/>
        </w:rPr>
        <w:commentReference w:id="8"/>
      </w:r>
      <w:r w:rsidR="008B5772">
        <w:rPr>
          <w:rStyle w:val="Kommentarzeichen"/>
        </w:rPr>
        <w:t xml:space="preserve">. </w:t>
      </w:r>
      <w:r w:rsidR="000619B6">
        <w:t>However, m</w:t>
      </w:r>
      <w:r>
        <w:t xml:space="preserve">ountain sports are also associated with </w:t>
      </w:r>
      <w:r w:rsidR="0051634B">
        <w:t>the</w:t>
      </w:r>
      <w:r>
        <w:t xml:space="preserve"> risk of injury (</w:t>
      </w:r>
      <w:commentRangeStart w:id="9"/>
      <w:r>
        <w:t>23</w:t>
      </w:r>
      <w:commentRangeEnd w:id="9"/>
      <w:r w:rsidR="0051634B">
        <w:rPr>
          <w:rStyle w:val="Kommentarzeichen"/>
        </w:rPr>
        <w:commentReference w:id="9"/>
      </w:r>
      <w:r>
        <w:t>)</w:t>
      </w:r>
      <w:r w:rsidR="00686ACE">
        <w:t>, which</w:t>
      </w:r>
      <w:r w:rsidR="00564582">
        <w:t xml:space="preserve">, in addition to the physical </w:t>
      </w:r>
      <w:r w:rsidR="000619B6">
        <w:t>consequences</w:t>
      </w:r>
      <w:r w:rsidR="00564582">
        <w:t xml:space="preserve"> of such accidents</w:t>
      </w:r>
      <w:r w:rsidR="000619B6">
        <w:t xml:space="preserve">, could put individuals performing mountain sports at risk of </w:t>
      </w:r>
      <w:r w:rsidR="00686ACE">
        <w:t>posttraumatic stress disorder (PTSD)</w:t>
      </w:r>
      <w:r w:rsidR="0051634B">
        <w:t xml:space="preserve">. Following acute physical trauma up to </w:t>
      </w:r>
      <w:r>
        <w:t>26% of acute trauma inju</w:t>
      </w:r>
      <w:r w:rsidR="00564582">
        <w:t>ry patients have been</w:t>
      </w:r>
      <w:r w:rsidR="00865301">
        <w:t xml:space="preserve"> reported to develop PTSD (25). Generally competitive athletes show increased risk of PTSD compared to the general </w:t>
      </w:r>
      <w:commentRangeStart w:id="10"/>
      <w:r w:rsidR="00865301">
        <w:t>population</w:t>
      </w:r>
      <w:commentRangeEnd w:id="10"/>
      <w:r w:rsidR="00865301">
        <w:rPr>
          <w:rStyle w:val="Kommentarzeichen"/>
        </w:rPr>
        <w:commentReference w:id="10"/>
      </w:r>
    </w:p>
    <w:p w14:paraId="2829B4CF" w14:textId="2672B29E" w:rsidR="00AA3B4C" w:rsidRDefault="00686ACE">
      <w:pPr>
        <w:pStyle w:val="FirstParagraph"/>
      </w:pPr>
      <w:r>
        <w:t>PTSD symptoms include hyperarousal, panic, somatic symptoms, sleep disorders and unwilling recalls of the trauma (flashbacks) (1–3) which can occur foll</w:t>
      </w:r>
      <w:r w:rsidR="00865301">
        <w:t>o</w:t>
      </w:r>
      <w:r>
        <w:t>wing</w:t>
      </w:r>
      <w:r w:rsidR="00561475">
        <w:t xml:space="preserve"> </w:t>
      </w:r>
      <w:r w:rsidR="00865301">
        <w:t>self-</w:t>
      </w:r>
      <w:r w:rsidR="00561475">
        <w:t>experienc</w:t>
      </w:r>
      <w:r>
        <w:t>ing</w:t>
      </w:r>
      <w:r w:rsidR="00561475">
        <w:t xml:space="preserve"> or witnessing of a traumatic event such as actual or threatened death, injury, physical or sexual violence</w:t>
      </w:r>
      <w:r w:rsidR="00865301">
        <w:t>.</w:t>
      </w:r>
      <w:r w:rsidR="00561475">
        <w:t xml:space="preserve"> PTSD may </w:t>
      </w:r>
      <w:r w:rsidR="000619B6">
        <w:t xml:space="preserve">co-occur </w:t>
      </w:r>
      <w:r w:rsidR="00561475">
        <w:t xml:space="preserve">with </w:t>
      </w:r>
      <w:r w:rsidR="00992DAF">
        <w:t>symptoms of</w:t>
      </w:r>
      <w:r w:rsidR="00561475">
        <w:t xml:space="preserve"> depression</w:t>
      </w:r>
      <w:r w:rsidR="00992DAF">
        <w:t xml:space="preserve"> and</w:t>
      </w:r>
      <w:r w:rsidR="00561475">
        <w:t xml:space="preserve"> anxiety and substance abuse</w:t>
      </w:r>
      <w:r w:rsidR="00992DAF">
        <w:t xml:space="preserve"> disorders</w:t>
      </w:r>
      <w:r w:rsidR="00561475">
        <w:t xml:space="preserve"> (5,6). Although most individuals have experienced at least one traumatic event during the lifetime (7,8), the prevalence of PTSD in the general population </w:t>
      </w:r>
      <w:r w:rsidR="00333C75">
        <w:t xml:space="preserve">has been </w:t>
      </w:r>
      <w:r w:rsidR="00AA3B4C">
        <w:t>estimated</w:t>
      </w:r>
      <w:r w:rsidR="00333C75">
        <w:t xml:space="preserve"> to </w:t>
      </w:r>
      <w:r w:rsidR="00992DAF">
        <w:t>lie around</w:t>
      </w:r>
      <w:r w:rsidR="004235C2">
        <w:t xml:space="preserve"> 0.38-6.67</w:t>
      </w:r>
      <w:proofErr w:type="gramStart"/>
      <w:r w:rsidR="004235C2">
        <w:t>%</w:t>
      </w:r>
      <w:r w:rsidR="00561475">
        <w:t xml:space="preserve"> </w:t>
      </w:r>
      <w:r w:rsidR="00992DAF">
        <w:t xml:space="preserve"> in</w:t>
      </w:r>
      <w:proofErr w:type="gramEnd"/>
      <w:r w:rsidR="00992DAF">
        <w:t xml:space="preserve"> the European </w:t>
      </w:r>
      <w:commentRangeStart w:id="11"/>
      <w:commentRangeStart w:id="12"/>
      <w:r w:rsidR="00992DAF">
        <w:t>population</w:t>
      </w:r>
      <w:commentRangeEnd w:id="11"/>
      <w:r w:rsidR="004235C2">
        <w:rPr>
          <w:rStyle w:val="Kommentarzeichen"/>
        </w:rPr>
        <w:commentReference w:id="11"/>
      </w:r>
      <w:commentRangeEnd w:id="12"/>
      <w:r w:rsidR="004235C2">
        <w:rPr>
          <w:rStyle w:val="Kommentarzeichen"/>
        </w:rPr>
        <w:commentReference w:id="12"/>
      </w:r>
      <w:r w:rsidR="00992DAF">
        <w:t xml:space="preserve"> </w:t>
      </w:r>
      <w:r w:rsidR="00561475">
        <w:t xml:space="preserve">. </w:t>
      </w:r>
      <w:r w:rsidR="00865301">
        <w:t>So far it has proven difficult to identify early predictors of subsequent PTSD development</w:t>
      </w:r>
      <w:r w:rsidR="00665705">
        <w:t xml:space="preserve">. While some recent studies on specific populations have identified risk factors such as pre-existing psychological </w:t>
      </w:r>
      <w:commentRangeStart w:id="13"/>
      <w:r w:rsidR="00665705">
        <w:t>distress</w:t>
      </w:r>
      <w:commentRangeEnd w:id="13"/>
      <w:r w:rsidR="00665705">
        <w:rPr>
          <w:rStyle w:val="Kommentarzeichen"/>
        </w:rPr>
        <w:commentReference w:id="13"/>
      </w:r>
      <w:r w:rsidR="00865301">
        <w:t>,</w:t>
      </w:r>
      <w:r w:rsidR="0023144A">
        <w:t xml:space="preserve"> or symptoms of mental disorders (15) others</w:t>
      </w:r>
      <w:r w:rsidR="003606E6">
        <w:t xml:space="preserve"> have focused on the arousal and stress reaction during acute trauma as a </w:t>
      </w:r>
      <w:commentRangeStart w:id="14"/>
      <w:commentRangeStart w:id="15"/>
      <w:r w:rsidR="003606E6">
        <w:t>predictor</w:t>
      </w:r>
      <w:commentRangeEnd w:id="14"/>
      <w:r w:rsidR="003606E6">
        <w:rPr>
          <w:rStyle w:val="Kommentarzeichen"/>
        </w:rPr>
        <w:commentReference w:id="14"/>
      </w:r>
      <w:commentRangeEnd w:id="15"/>
      <w:r w:rsidR="00B21AD0">
        <w:rPr>
          <w:rStyle w:val="Kommentarzeichen"/>
        </w:rPr>
        <w:commentReference w:id="15"/>
      </w:r>
      <w:r w:rsidR="003606E6">
        <w:t xml:space="preserve">. </w:t>
      </w:r>
      <w:r w:rsidR="0023144A">
        <w:t>T</w:t>
      </w:r>
      <w:r w:rsidR="00665705">
        <w:t xml:space="preserve">hese results are awaiting confirmation and </w:t>
      </w:r>
      <w:r w:rsidR="003606E6">
        <w:t xml:space="preserve">further generalization before they </w:t>
      </w:r>
      <w:r w:rsidR="00D14F14">
        <w:t>can be</w:t>
      </w:r>
      <w:r w:rsidR="003606E6">
        <w:t xml:space="preserve"> implemented into routine care</w:t>
      </w:r>
      <w:r w:rsidR="00665705">
        <w:t xml:space="preserve"> </w:t>
      </w:r>
      <w:commentRangeStart w:id="16"/>
      <w:commentRangeStart w:id="17"/>
      <w:r w:rsidR="00865301">
        <w:t>y</w:t>
      </w:r>
      <w:commentRangeEnd w:id="16"/>
      <w:r w:rsidR="00665705">
        <w:rPr>
          <w:rStyle w:val="Kommentarzeichen"/>
        </w:rPr>
        <w:commentReference w:id="16"/>
      </w:r>
      <w:commentRangeEnd w:id="17"/>
      <w:r w:rsidR="0023144A">
        <w:rPr>
          <w:rStyle w:val="Kommentarzeichen"/>
        </w:rPr>
        <w:commentReference w:id="17"/>
      </w:r>
      <w:r w:rsidR="003755D7">
        <w:t xml:space="preserve">. </w:t>
      </w:r>
      <w:r w:rsidR="00EB2A43">
        <w:t xml:space="preserve">Many individuals who later go on to develop PTSD are evaluated in emergency departments </w:t>
      </w:r>
      <w:r w:rsidR="00D14F14">
        <w:t>acutely</w:t>
      </w:r>
      <w:r w:rsidR="00EB2A43">
        <w:t xml:space="preserve"> after the trauma, making the implementation of preventative measures</w:t>
      </w:r>
      <w:r w:rsidR="00D14F14">
        <w:t xml:space="preserve"> as well as the planning of later treatment if needed</w:t>
      </w:r>
      <w:r w:rsidR="00EB2A43">
        <w:t xml:space="preserve"> </w:t>
      </w:r>
      <w:commentRangeStart w:id="18"/>
      <w:r w:rsidR="00EB2A43">
        <w:t>challenging</w:t>
      </w:r>
      <w:commentRangeEnd w:id="18"/>
      <w:r w:rsidR="00EB2A43">
        <w:rPr>
          <w:rStyle w:val="Kommentarzeichen"/>
        </w:rPr>
        <w:commentReference w:id="18"/>
      </w:r>
      <w:r w:rsidR="00EB2A43">
        <w:t xml:space="preserve">. There is not good evidence for the implementation of early interventions to prevent PTSD </w:t>
      </w:r>
      <w:r w:rsidR="00865301">
        <w:t xml:space="preserve">following traumatization </w:t>
      </w:r>
      <w:r w:rsidR="00EB2A43">
        <w:t xml:space="preserve">probably also due to the large </w:t>
      </w:r>
      <w:r w:rsidR="003606E6">
        <w:t>heterogeneity</w:t>
      </w:r>
      <w:r w:rsidR="00EB2A43">
        <w:t xml:space="preserve"> of </w:t>
      </w:r>
      <w:commentRangeStart w:id="19"/>
      <w:r w:rsidR="00EB2A43">
        <w:t>samples</w:t>
      </w:r>
      <w:commentRangeEnd w:id="19"/>
      <w:r w:rsidR="00EB2A43">
        <w:rPr>
          <w:rStyle w:val="Kommentarzeichen"/>
        </w:rPr>
        <w:commentReference w:id="19"/>
      </w:r>
      <w:r w:rsidR="00561475">
        <w:t xml:space="preserve">. </w:t>
      </w:r>
    </w:p>
    <w:p w14:paraId="6599978C" w14:textId="5AFA5A8A" w:rsidR="0070620F" w:rsidRDefault="00561475">
      <w:pPr>
        <w:pStyle w:val="FirstParagraph"/>
      </w:pPr>
      <w:r>
        <w:t xml:space="preserve">Post-traumatic growth describes a salutary adjustment psychological reaction to a traumatic experience </w:t>
      </w:r>
      <w:r w:rsidR="003606E6" w:rsidRPr="003606E6">
        <w:t>which strengthening the perceptions of self, others, and the meaning of the event</w:t>
      </w:r>
      <w:r w:rsidR="003606E6">
        <w:t xml:space="preserve"> </w:t>
      </w:r>
      <w:r>
        <w:t xml:space="preserve">(17). </w:t>
      </w:r>
      <w:r w:rsidR="0022563E">
        <w:t xml:space="preserve">Resilience, </w:t>
      </w:r>
      <w:proofErr w:type="gramStart"/>
      <w:r w:rsidR="0022563E">
        <w:t>i.e.</w:t>
      </w:r>
      <w:proofErr w:type="gramEnd"/>
      <w:r w:rsidR="0022563E">
        <w:t xml:space="preserve"> the ability to bounce back following adversities has been implicated to mediate the connection between trauma and post traumatic </w:t>
      </w:r>
      <w:commentRangeStart w:id="20"/>
      <w:r w:rsidR="0022563E">
        <w:t>growth</w:t>
      </w:r>
      <w:commentRangeEnd w:id="20"/>
      <w:r w:rsidR="0022563E">
        <w:rPr>
          <w:rStyle w:val="Kommentarzeichen"/>
        </w:rPr>
        <w:commentReference w:id="20"/>
      </w:r>
      <w:r w:rsidR="0022563E">
        <w:t xml:space="preserve"> and is used to explain while despite the high prevalence of traumatic events in the general population, most individuals do not go on to develop PTS</w:t>
      </w:r>
      <w:commentRangeStart w:id="21"/>
      <w:r w:rsidR="0022563E">
        <w:t>D</w:t>
      </w:r>
      <w:commentRangeEnd w:id="21"/>
      <w:r w:rsidR="001E3421">
        <w:rPr>
          <w:rStyle w:val="Kommentarzeichen"/>
        </w:rPr>
        <w:commentReference w:id="21"/>
      </w:r>
      <w:r w:rsidR="0022563E">
        <w:t xml:space="preserve"> </w:t>
      </w:r>
      <w:r w:rsidR="001E3421">
        <w:t xml:space="preserve"> </w:t>
      </w:r>
      <w:commentRangeStart w:id="22"/>
      <w:r w:rsidR="001E3421">
        <w:t xml:space="preserve">(20) </w:t>
      </w:r>
      <w:commentRangeEnd w:id="22"/>
      <w:r w:rsidR="001E3421">
        <w:rPr>
          <w:rStyle w:val="Kommentarzeichen"/>
        </w:rPr>
        <w:commentReference w:id="22"/>
      </w:r>
      <w:r>
        <w:t xml:space="preserve">. </w:t>
      </w:r>
      <w:r w:rsidR="005E1C13">
        <w:t>Overall physical activity in an alpine environment is associated with high resilience values</w:t>
      </w:r>
      <w:r w:rsidR="006907C0">
        <w:t xml:space="preserve">. </w:t>
      </w:r>
      <w:commentRangeStart w:id="23"/>
      <w:r w:rsidR="006907C0">
        <w:fldChar w:fldCharType="begin"/>
      </w:r>
      <w:r w:rsidR="006907C0">
        <w:instrText xml:space="preserve"> ADDIN EN.CITE &lt;EndNote&gt;&lt;Cite&gt;&lt;Author&gt;Ower&lt;/Author&gt;&lt;Year&gt;2019&lt;/Year&gt;&lt;RecNum&gt;323&lt;/RecNum&gt;&lt;DisplayText&gt;(1)&lt;/DisplayText&gt;&lt;record&gt;&lt;rec-number&gt;323&lt;/rec-number&gt;&lt;foreign-keys&gt;&lt;key app="EN" db-id="0vtxwxsr7d5sexewaexpffv359zes0aa5aet" timestamp="1685890257"&gt;323&lt;/key&gt;&lt;/foreign-keys&gt;&lt;ref-type name="Journal Article"&gt;17&lt;/ref-type&gt;&lt;contributors&gt;&lt;authors&gt;&lt;author&gt;Ower, Cornelia&lt;/author&gt;&lt;author&gt;Kemmler, Georg&lt;/author&gt;&lt;author&gt;Vill, Theresa&lt;/author&gt;&lt;author&gt;Martini, Caroline&lt;/author&gt;&lt;author&gt;Schmitt, Andrea&lt;/author&gt;&lt;author&gt;Sperner-Unterweger, Barbara&lt;/author&gt;&lt;author&gt;Hüfner, Katharina&lt;/author&gt;&lt;/authors&gt;&lt;/contributors&gt;&lt;titles&gt;&lt;title&gt;The effect of physical activity in an alpine environment on quality of life is mediated by resilience in patients with psychosomatic disorders and healthy controls&lt;/title&gt;&lt;secondary-title&gt;European Archives of Psychiatry and Clinical Neuroscience&lt;/secondary-title&gt;&lt;/titles&gt;&lt;periodical&gt;&lt;full-title&gt;European Archives of Psychiatry and Clinical Neuroscience&lt;/full-title&gt;&lt;/periodical&gt;&lt;pages&gt;543-553&lt;/pages&gt;&lt;volume&gt;269&lt;/volume&gt;&lt;dates&gt;&lt;year&gt;2019&lt;/year&gt;&lt;/dates&gt;&lt;isbn&gt;0940-1334&lt;/isbn&gt;&lt;urls&gt;&lt;/urls&gt;&lt;/record&gt;&lt;/Cite&gt;&lt;/EndNote&gt;</w:instrText>
      </w:r>
      <w:r w:rsidR="006907C0">
        <w:fldChar w:fldCharType="separate"/>
      </w:r>
      <w:r w:rsidR="006907C0">
        <w:rPr>
          <w:noProof/>
        </w:rPr>
        <w:t>(1)</w:t>
      </w:r>
      <w:r w:rsidR="006907C0">
        <w:fldChar w:fldCharType="end"/>
      </w:r>
      <w:r w:rsidR="00B37EAE">
        <w:t>.</w:t>
      </w:r>
      <w:commentRangeEnd w:id="23"/>
      <w:r w:rsidR="00B37EAE">
        <w:rPr>
          <w:rStyle w:val="Kommentarzeichen"/>
        </w:rPr>
        <w:commentReference w:id="23"/>
      </w:r>
      <w:r w:rsidR="00B37EAE">
        <w:t xml:space="preserve"> </w:t>
      </w:r>
    </w:p>
    <w:p w14:paraId="2485FAF1" w14:textId="77777777" w:rsidR="002B7A56" w:rsidRDefault="00595298" w:rsidP="00B84ED3">
      <w:pPr>
        <w:pStyle w:val="Textkrper"/>
      </w:pPr>
      <w:r>
        <w:t xml:space="preserve">No data are available concerning the mental health following accidents during mountain sports. The available data concentrate on </w:t>
      </w:r>
      <w:r w:rsidR="00191EAC">
        <w:t xml:space="preserve">as mountain guides or rescuers </w:t>
      </w:r>
      <w:commentRangeStart w:id="24"/>
      <w:r w:rsidR="006907C0">
        <w:fldChar w:fldCharType="begin"/>
      </w:r>
      <w:r w:rsidR="006907C0">
        <w:instrText xml:space="preserve"> ADDIN EN.CITE &lt;EndNote&gt;&lt;Cite&gt;&lt;Author&gt;Sommer&lt;/Author&gt;&lt;Year&gt;2004&lt;/Year&gt;&lt;RecNum&gt;326&lt;/RecNum&gt;&lt;DisplayText&gt;(2)&lt;/DisplayText&gt;&lt;record&gt;&lt;rec-number&gt;326&lt;/rec-number&gt;&lt;foreign-keys&gt;&lt;key app="EN" db-id="0vtxwxsr7d5sexewaexpffv359zes0aa5aet" timestamp="1685890718"&gt;326&lt;/key&gt;&lt;/foreign-keys&gt;&lt;ref-type name="Journal Article"&gt;17&lt;/ref-type&gt;&lt;contributors&gt;&lt;authors&gt;&lt;author&gt;Sommer, Isabelle&lt;/author&gt;&lt;author&gt;Ehlert, Ulrike&lt;/author&gt;&lt;/authors&gt;&lt;/contributors&gt;&lt;titles&gt;&lt;title&gt;Adjustment to trauma exposure: Prevalence and predictors of posttraumatic stress disorder symptoms in mountain guides&lt;/title&gt;&lt;secondary-title&gt;Journal of psychosomatic research&lt;/secondary-title&gt;&lt;/titles&gt;&lt;periodical&gt;&lt;full-title&gt;Journal of psychosomatic research&lt;/full-title&gt;&lt;/periodical&gt;&lt;pages&gt;329-335&lt;/pages&gt;&lt;volume&gt;57&lt;/volume&gt;&lt;number&gt;4&lt;/number&gt;&lt;dates&gt;&lt;year&gt;2004&lt;/year&gt;&lt;/dates&gt;&lt;isbn&gt;0022-3999&lt;/isbn&gt;&lt;urls&gt;&lt;/urls&gt;&lt;/record&gt;&lt;/Cite&gt;&lt;/EndNote&gt;</w:instrText>
      </w:r>
      <w:r w:rsidR="006907C0">
        <w:fldChar w:fldCharType="separate"/>
      </w:r>
      <w:r w:rsidR="006907C0">
        <w:rPr>
          <w:noProof/>
        </w:rPr>
        <w:t>(2)</w:t>
      </w:r>
      <w:r w:rsidR="006907C0">
        <w:fldChar w:fldCharType="end"/>
      </w:r>
      <w:commentRangeEnd w:id="24"/>
      <w:r>
        <w:rPr>
          <w:rStyle w:val="Kommentarzeichen"/>
        </w:rPr>
        <w:commentReference w:id="24"/>
      </w:r>
      <w:r>
        <w:t xml:space="preserve"> </w:t>
      </w:r>
      <w:r w:rsidR="00191EAC">
        <w:t xml:space="preserve">or avalanche </w:t>
      </w:r>
      <w:r w:rsidR="00191EAC">
        <w:lastRenderedPageBreak/>
        <w:t>accident survivors</w:t>
      </w:r>
      <w:r w:rsidR="00561475">
        <w:t xml:space="preserve">. </w:t>
      </w:r>
      <w:r w:rsidR="006907C0">
        <w:fldChar w:fldCharType="begin"/>
      </w:r>
      <w:r w:rsidR="006907C0">
        <w:instrText xml:space="preserve"> ADDIN EN.CITE &lt;EndNote&gt;&lt;Cite&gt;&lt;Author&gt;Léonard&lt;/Author&gt;&lt;Year&gt;2021&lt;/Year&gt;&lt;RecNum&gt;327&lt;/RecNum&gt;&lt;DisplayText&gt;(3)&lt;/DisplayText&gt;&lt;record&gt;&lt;rec-number&gt;327&lt;/rec-number&gt;&lt;foreign-keys&gt;&lt;key app="EN" db-id="0vtxwxsr7d5sexewaexpffv359zes0aa5aet" timestamp="1685890913"&gt;327&lt;/key&gt;&lt;/foreign-keys&gt;&lt;ref-type name="Journal Article"&gt;17&lt;/ref-type&gt;&lt;contributors&gt;&lt;authors&gt;&lt;author&gt;Léonard, Charlotte&lt;/author&gt;&lt;author&gt;Charriau-Perret, Anaëlle&lt;/author&gt;&lt;author&gt;Debaty, Guillaume&lt;/author&gt;&lt;author&gt;Belle, Loïc&lt;/author&gt;&lt;author&gt;Ricard, Cécile&lt;/author&gt;&lt;author&gt;Sanchez, Caroline&lt;/author&gt;&lt;author&gt;Dupré, Pierre-Marie&lt;/author&gt;&lt;author&gt;Panoff, Gregory&lt;/author&gt;&lt;author&gt;Bougerol, Thierry&lt;/author&gt;&lt;author&gt;Viglino, Damien&lt;/author&gt;&lt;/authors&gt;&lt;/contributors&gt;&lt;titles&gt;&lt;title&gt;Survivors of avalanche accidents: posttraumatic stress disorder symptoms and quality of life: a multicentre study&lt;/title&gt;&lt;secondary-title&gt;Scandinavian journal of trauma, resuscitation and emergency medicine&lt;/secondary-title&gt;&lt;/titles&gt;&lt;periodical&gt;&lt;full-title&gt;Scandinavian Journal of Trauma, Resuscitation and Emergency Medicine&lt;/full-title&gt;&lt;/periodical&gt;&lt;pages&gt;1-11&lt;/pages&gt;&lt;volume&gt;29&lt;/volume&gt;&lt;number&gt;1&lt;/number&gt;&lt;dates&gt;&lt;year&gt;2021&lt;/year&gt;&lt;/dates&gt;&lt;isbn&gt;1757-7241&lt;/isbn&gt;&lt;urls&gt;&lt;/urls&gt;&lt;/record&gt;&lt;/Cite&gt;&lt;/EndNote&gt;</w:instrText>
      </w:r>
      <w:r w:rsidR="006907C0">
        <w:fldChar w:fldCharType="separate"/>
      </w:r>
      <w:r w:rsidR="006907C0">
        <w:rPr>
          <w:noProof/>
        </w:rPr>
        <w:t>(3)</w:t>
      </w:r>
      <w:r w:rsidR="006907C0">
        <w:fldChar w:fldCharType="end"/>
      </w:r>
      <w:r>
        <w:t>.</w:t>
      </w:r>
      <w:r w:rsidR="00785BB8">
        <w:t xml:space="preserve"> Considering the large number of individuals affected by </w:t>
      </w:r>
      <w:r w:rsidR="00992DAF">
        <w:t>accidents during mountain sports</w:t>
      </w:r>
      <w:r w:rsidR="00785BB8">
        <w:t xml:space="preserve">, </w:t>
      </w:r>
      <w:r w:rsidR="00992DAF">
        <w:t>it is important to evaluate mental health</w:t>
      </w:r>
      <w:r w:rsidR="002B7A56">
        <w:t xml:space="preserve"> following the event. It would be very helpful in clinical practice to have during acute medical management explanatory factors at hand which could predictively identify</w:t>
      </w:r>
      <w:r w:rsidR="00992DAF">
        <w:t xml:space="preserve"> individuals </w:t>
      </w:r>
      <w:r w:rsidR="002B7A56">
        <w:t>at risk of PTSD and as well as</w:t>
      </w:r>
      <w:r w:rsidR="00992DAF">
        <w:t xml:space="preserve"> resilient individuals. This would allow for early </w:t>
      </w:r>
      <w:r w:rsidR="00785BB8">
        <w:t xml:space="preserve">psychological and psychiatric interventions </w:t>
      </w:r>
      <w:r w:rsidR="00992DAF">
        <w:t xml:space="preserve">which </w:t>
      </w:r>
      <w:r w:rsidR="00785BB8">
        <w:t xml:space="preserve">could </w:t>
      </w:r>
      <w:r w:rsidR="00992DAF">
        <w:t>help to preserve the</w:t>
      </w:r>
      <w:r w:rsidR="00785BB8">
        <w:t xml:space="preserve"> </w:t>
      </w:r>
      <w:r w:rsidR="006907C0">
        <w:t>positive</w:t>
      </w:r>
      <w:r w:rsidR="00785BB8">
        <w:t xml:space="preserve"> mental health effects of physical activity in an alpine environment</w:t>
      </w:r>
      <w:r w:rsidR="00992DAF">
        <w:t xml:space="preserve"> also following accidents during mountain sports</w:t>
      </w:r>
      <w:r w:rsidR="00785BB8">
        <w:t>.</w:t>
      </w:r>
    </w:p>
    <w:p w14:paraId="545FF99F" w14:textId="20FF2056" w:rsidR="00FC4097" w:rsidRDefault="00992DAF" w:rsidP="00B84ED3">
      <w:pPr>
        <w:pStyle w:val="Textkrper"/>
      </w:pPr>
      <w:r>
        <w:t>In</w:t>
      </w:r>
      <w:r w:rsidR="00785BB8">
        <w:t xml:space="preserve"> the present study</w:t>
      </w:r>
      <w:r w:rsidR="00561475">
        <w:t xml:space="preserve">, </w:t>
      </w:r>
      <w:r w:rsidR="002B7A56">
        <w:t>we analyzed</w:t>
      </w:r>
      <w:r>
        <w:t xml:space="preserve"> different facets of </w:t>
      </w:r>
      <w:r w:rsidR="00561475">
        <w:t xml:space="preserve">mental health </w:t>
      </w:r>
      <w:r w:rsidR="00C97E2D">
        <w:t xml:space="preserve">at </w:t>
      </w:r>
      <w:commentRangeStart w:id="25"/>
      <w:r w:rsidR="00C97E2D">
        <w:t xml:space="preserve">least 6 months following the accident </w:t>
      </w:r>
      <w:commentRangeEnd w:id="25"/>
      <w:r w:rsidR="00C97E2D">
        <w:rPr>
          <w:rStyle w:val="Kommentarzeichen"/>
        </w:rPr>
        <w:commentReference w:id="25"/>
      </w:r>
      <w:r w:rsidR="00561475">
        <w:t xml:space="preserve">in a collective of 307 </w:t>
      </w:r>
      <w:r>
        <w:t xml:space="preserve">individuals affected by an accident during mountain sports and </w:t>
      </w:r>
      <w:r w:rsidR="00ED1AB8">
        <w:t>treated at the Medical University of Innsbruck</w:t>
      </w:r>
      <w:r w:rsidR="00561475">
        <w:t xml:space="preserve"> in Tyrol, Austria</w:t>
      </w:r>
      <w:r>
        <w:t>. We</w:t>
      </w:r>
      <w:r w:rsidR="00561475">
        <w:t xml:space="preserve"> </w:t>
      </w:r>
      <w:proofErr w:type="spellStart"/>
      <w:r w:rsidR="00561475">
        <w:t>screen</w:t>
      </w:r>
      <w:r w:rsidR="00C97E2D">
        <w:t>es</w:t>
      </w:r>
      <w:proofErr w:type="spellEnd"/>
      <w:r w:rsidR="00561475">
        <w:t xml:space="preserve"> for</w:t>
      </w:r>
      <w:r>
        <w:t xml:space="preserve"> signs and</w:t>
      </w:r>
      <w:r w:rsidR="00561475">
        <w:t xml:space="preserve"> s</w:t>
      </w:r>
      <w:r>
        <w:t>ymptoms</w:t>
      </w:r>
      <w:r w:rsidR="00561475">
        <w:t xml:space="preserve"> of</w:t>
      </w:r>
      <w:r w:rsidR="005B2072">
        <w:t xml:space="preserve"> post-traumatic stress disorder</w:t>
      </w:r>
      <w:r w:rsidR="00561475">
        <w:t xml:space="preserve">, post-traumatic growth, </w:t>
      </w:r>
      <w:r w:rsidR="002B7A56">
        <w:t>anxiety disorder, panic disorder, problematic alcohol use, somatization and depression</w:t>
      </w:r>
      <w:r w:rsidRPr="00992DAF">
        <w:t xml:space="preserve"> </w:t>
      </w:r>
      <w:r>
        <w:t>and concomitantly recorded quality of life, resilience, and sense of coherence</w:t>
      </w:r>
      <w:r w:rsidR="00C97E2D">
        <w:t xml:space="preserve">. We </w:t>
      </w:r>
      <w:r w:rsidR="004235C2">
        <w:t xml:space="preserve">aimed to identify clusters of mental health </w:t>
      </w:r>
      <w:r w:rsidR="00C97E2D">
        <w:t>response</w:t>
      </w:r>
      <w:r w:rsidR="004235C2">
        <w:t xml:space="preserve"> following accidents in mountain sports</w:t>
      </w:r>
      <w:r w:rsidR="00561475">
        <w:t xml:space="preserve">. Additionally, we searched for early demographic, socioeconomic and clinical predictors of </w:t>
      </w:r>
      <w:commentRangeStart w:id="26"/>
      <w:r w:rsidR="00561475">
        <w:t xml:space="preserve">mental health </w:t>
      </w:r>
      <w:r w:rsidR="00785BB8">
        <w:t xml:space="preserve">impairment </w:t>
      </w:r>
      <w:commentRangeEnd w:id="26"/>
      <w:r w:rsidR="004235C2">
        <w:rPr>
          <w:rStyle w:val="Kommentarzeichen"/>
        </w:rPr>
        <w:commentReference w:id="26"/>
      </w:r>
      <w:r w:rsidR="00561475">
        <w:t xml:space="preserve">following a mountain </w:t>
      </w:r>
      <w:r w:rsidR="00FC4097">
        <w:t>accident.</w:t>
      </w:r>
    </w:p>
    <w:p w14:paraId="4CC6E36C" w14:textId="77777777" w:rsidR="0070620F" w:rsidRDefault="00561475">
      <w:r>
        <w:br w:type="page"/>
      </w:r>
    </w:p>
    <w:p w14:paraId="050F95F5" w14:textId="77777777" w:rsidR="0070620F" w:rsidRDefault="00561475">
      <w:pPr>
        <w:pStyle w:val="berschrift1"/>
      </w:pPr>
      <w:bookmarkStart w:id="27" w:name="methods"/>
      <w:bookmarkEnd w:id="6"/>
      <w:r>
        <w:lastRenderedPageBreak/>
        <w:t>Methods</w:t>
      </w:r>
    </w:p>
    <w:p w14:paraId="41F89046" w14:textId="77777777" w:rsidR="0070620F" w:rsidRDefault="00561475">
      <w:pPr>
        <w:pStyle w:val="berschrift2"/>
      </w:pPr>
      <w:bookmarkStart w:id="28" w:name="ethics"/>
      <w:r>
        <w:t>Ethics</w:t>
      </w:r>
    </w:p>
    <w:p w14:paraId="77C3B713" w14:textId="30438360" w:rsidR="0070620F" w:rsidRDefault="00561475">
      <w:pPr>
        <w:pStyle w:val="FirstParagraph"/>
      </w:pPr>
      <w:r>
        <w:t xml:space="preserve">The study was conducted in accordance with the Declaration of Helsinki and European data policies. All participants gave electronically signed written informed consent to participate. Participants’ data were processed in anonymized form. The study protocol was approved by the ethics committee of the Medical University of Innsbruck (approval number: </w:t>
      </w:r>
      <w:r w:rsidR="00D71827">
        <w:t>1472/2020)</w:t>
      </w:r>
      <w:r w:rsidR="00D71827" w:rsidDel="00D71827">
        <w:t xml:space="preserve"> </w:t>
      </w:r>
    </w:p>
    <w:p w14:paraId="2A535874" w14:textId="77777777" w:rsidR="0070620F" w:rsidRPr="00B37EAE" w:rsidRDefault="00561475" w:rsidP="00B37EAE">
      <w:pPr>
        <w:pStyle w:val="FirstParagraph"/>
        <w:rPr>
          <w:color w:val="0070C0"/>
        </w:rPr>
      </w:pPr>
      <w:bookmarkStart w:id="29" w:name="participants"/>
      <w:bookmarkEnd w:id="28"/>
      <w:r w:rsidRPr="00B37EAE">
        <w:rPr>
          <w:rFonts w:asciiTheme="majorHAnsi" w:hAnsiTheme="majorHAnsi"/>
          <w:b/>
          <w:color w:val="0070C0"/>
          <w:sz w:val="32"/>
        </w:rPr>
        <w:t>Participants</w:t>
      </w:r>
    </w:p>
    <w:p w14:paraId="5A751A0E" w14:textId="65018B78" w:rsidR="0070620F" w:rsidRDefault="00E11109" w:rsidP="00E11109">
      <w:pPr>
        <w:pStyle w:val="Textkrper"/>
      </w:pPr>
      <w:r w:rsidRPr="00147E6E">
        <w:t>The</w:t>
      </w:r>
      <w:r>
        <w:t xml:space="preserve"> present</w:t>
      </w:r>
      <w:r w:rsidRPr="00147E6E">
        <w:t xml:space="preserve"> </w:t>
      </w:r>
      <w:r w:rsidR="00C3445E">
        <w:t>study included</w:t>
      </w:r>
      <w:r w:rsidRPr="00147E6E">
        <w:t xml:space="preserve"> subjects who had experienced an accident </w:t>
      </w:r>
      <w:r>
        <w:t xml:space="preserve">during a </w:t>
      </w:r>
      <w:r w:rsidR="00D71827">
        <w:t xml:space="preserve">sports </w:t>
      </w:r>
      <w:r>
        <w:t xml:space="preserve">activity in alpine environment and were consequently treated </w:t>
      </w:r>
      <w:r w:rsidRPr="00147E6E">
        <w:t xml:space="preserve">at the Department for Orthopedics and Traumatology </w:t>
      </w:r>
      <w:r w:rsidR="00C3445E">
        <w:t>at</w:t>
      </w:r>
      <w:r w:rsidRPr="00147E6E">
        <w:t xml:space="preserve"> Innsbruck Medical University. between January 1</w:t>
      </w:r>
      <w:r w:rsidRPr="00147E6E">
        <w:rPr>
          <w:vertAlign w:val="superscript"/>
        </w:rPr>
        <w:t>st</w:t>
      </w:r>
      <w:r w:rsidRPr="00147E6E">
        <w:t xml:space="preserve">, </w:t>
      </w:r>
      <w:proofErr w:type="gramStart"/>
      <w:r w:rsidRPr="00147E6E">
        <w:t>2018</w:t>
      </w:r>
      <w:proofErr w:type="gramEnd"/>
      <w:r w:rsidRPr="00147E6E">
        <w:t xml:space="preserve"> and December 31</w:t>
      </w:r>
      <w:r w:rsidRPr="00147E6E">
        <w:rPr>
          <w:vertAlign w:val="superscript"/>
        </w:rPr>
        <w:t>st</w:t>
      </w:r>
      <w:r w:rsidRPr="00147E6E">
        <w:t>, 2020</w:t>
      </w:r>
      <w:r w:rsidR="00C3445E">
        <w:t xml:space="preserve"> i.e. </w:t>
      </w:r>
      <w:commentRangeStart w:id="30"/>
      <w:r w:rsidR="00C3445E">
        <w:t>at least 6 months prior to the start of the study</w:t>
      </w:r>
      <w:commentRangeEnd w:id="30"/>
      <w:r w:rsidR="00C3445E">
        <w:rPr>
          <w:rStyle w:val="Kommentarzeichen"/>
        </w:rPr>
        <w:commentReference w:id="30"/>
      </w:r>
      <w:r>
        <w:t xml:space="preserve">. </w:t>
      </w:r>
      <w:r w:rsidRPr="00147E6E">
        <w:t xml:space="preserve">Further inclusion criteria were </w:t>
      </w:r>
      <w:r>
        <w:t>age of 18 years or older</w:t>
      </w:r>
      <w:r w:rsidRPr="00147E6E">
        <w:t xml:space="preserve">, habitual residence in a German-speaking country and sufficient command of the German language. </w:t>
      </w:r>
      <w:r w:rsidR="00561475">
        <w:t xml:space="preserve">Out of </w:t>
      </w:r>
      <w:r>
        <w:t>the invited subjects</w:t>
      </w:r>
      <w:r w:rsidR="00561475">
        <w:t>, 370 completed the survey and 307 individuals with the complete psychometry data were analyzed (</w:t>
      </w:r>
      <w:r w:rsidR="00561475">
        <w:rPr>
          <w:b/>
          <w:bCs/>
        </w:rPr>
        <w:t>Figure 1</w:t>
      </w:r>
      <w:r w:rsidR="00561475">
        <w:t xml:space="preserve">, </w:t>
      </w:r>
      <w:r w:rsidR="00561475">
        <w:rPr>
          <w:b/>
          <w:bCs/>
        </w:rPr>
        <w:t>Supplementary Tables S1</w:t>
      </w:r>
      <w:r w:rsidR="00561475">
        <w:t xml:space="preserve"> - </w:t>
      </w:r>
      <w:r w:rsidR="00561475">
        <w:rPr>
          <w:b/>
          <w:bCs/>
        </w:rPr>
        <w:t>S2</w:t>
      </w:r>
      <w:r w:rsidR="00561475">
        <w:t>).</w:t>
      </w:r>
    </w:p>
    <w:p w14:paraId="5975629A" w14:textId="77777777" w:rsidR="0070620F" w:rsidRDefault="00561475">
      <w:pPr>
        <w:pStyle w:val="berschrift2"/>
      </w:pPr>
      <w:bookmarkStart w:id="31" w:name="procedures"/>
      <w:bookmarkEnd w:id="29"/>
      <w:r>
        <w:t>Procedures</w:t>
      </w:r>
    </w:p>
    <w:p w14:paraId="07548DC8" w14:textId="439943D8" w:rsidR="00E11109" w:rsidRDefault="00E11109" w:rsidP="00E11109">
      <w:pPr>
        <w:pStyle w:val="Textkrper"/>
      </w:pPr>
      <w:r>
        <w:t xml:space="preserve">The </w:t>
      </w:r>
      <w:r w:rsidR="00C3445E">
        <w:t>study</w:t>
      </w:r>
      <w:r>
        <w:t xml:space="preserve"> was grounded on a web-based, cross-sectional questionnaire. Individuals who met the above-mentioned inclusion criteria were invited to participate in the survey via conventional mail.</w:t>
      </w:r>
    </w:p>
    <w:p w14:paraId="51CFF158" w14:textId="77777777" w:rsidR="0070620F" w:rsidRDefault="00561475">
      <w:pPr>
        <w:pStyle w:val="FirstParagraph"/>
      </w:pPr>
      <w:r>
        <w:t xml:space="preserve">Details on study procedures and variables are provided in </w:t>
      </w:r>
      <w:r>
        <w:rPr>
          <w:b/>
          <w:bCs/>
        </w:rPr>
        <w:t>Supplementary Methods</w:t>
      </w:r>
      <w:r>
        <w:t xml:space="preserve"> and </w:t>
      </w:r>
      <w:r>
        <w:rPr>
          <w:b/>
          <w:bCs/>
        </w:rPr>
        <w:t>Supplementary Table S1</w:t>
      </w:r>
      <w:r>
        <w:t>.</w:t>
      </w:r>
    </w:p>
    <w:p w14:paraId="316AA5F2" w14:textId="220AB795" w:rsidR="0070620F" w:rsidRDefault="00561475">
      <w:pPr>
        <w:pStyle w:val="Textkrper"/>
      </w:pPr>
      <w:r>
        <w:t xml:space="preserve">The psychometric battery consisted of German versions of assessment tools for </w:t>
      </w:r>
      <w:r w:rsidR="00C3445E">
        <w:t xml:space="preserve">symptoms of </w:t>
      </w:r>
      <w:r>
        <w:t>anxiety</w:t>
      </w:r>
      <w:r w:rsidR="00C3445E">
        <w:t xml:space="preserve"> disorder</w:t>
      </w:r>
      <w:r>
        <w:t xml:space="preserve"> (GAD-7: 7-item general anxiety disorder scale) (31), depression (PHQ: patient health questionnaire, PHQ-9</w:t>
      </w:r>
      <w:r w:rsidR="00C3445E">
        <w:t xml:space="preserve"> depression module</w:t>
      </w:r>
      <w:r>
        <w:t xml:space="preserve">) (32,33), panic </w:t>
      </w:r>
      <w:r w:rsidR="00C3445E">
        <w:t>disorder</w:t>
      </w:r>
      <w:r>
        <w:t>(PHQ-panic module) (32,33), persistent somatic symptoms (PHQ-15</w:t>
      </w:r>
      <w:r w:rsidR="00C3445E">
        <w:t>; somatization module</w:t>
      </w:r>
      <w:r>
        <w:t>) (34), resilien</w:t>
      </w:r>
      <w:r w:rsidR="00024E1D">
        <w:t>ce</w:t>
      </w:r>
      <w:r>
        <w:t xml:space="preserve"> (RS13: 13-item resilience scale) (35), sense of coherence (SOC-9L: Leipzig 9-item sense of coherence questionnaire) (36), quality of life (EUROHIS-QOL 8: 8-item EUROHIS project quality of life scale) (37), post-traumatic growth (PTGI: post-traumatic growth inventory) (17) and post-traumatic stress disorder (PCL-5: PTSD checklist for DSM-5) (38). The tools displayed good-to-excellent consistency (39) (McDonald’s </w:t>
      </w:r>
      <m:oMath>
        <m:r>
          <w:rPr>
            <w:rFonts w:ascii="Cambria Math" w:hAnsi="Cambria Math"/>
          </w:rPr>
          <m:t>ω</m:t>
        </m:r>
      </m:oMath>
      <w:r>
        <w:t xml:space="preserve"> &gt; 0.8, </w:t>
      </w:r>
      <w:r>
        <w:rPr>
          <w:b/>
          <w:bCs/>
        </w:rPr>
        <w:t>Supplementary Table S2</w:t>
      </w:r>
      <w:r>
        <w:t xml:space="preserve"> and </w:t>
      </w:r>
      <w:r>
        <w:rPr>
          <w:b/>
          <w:bCs/>
        </w:rPr>
        <w:t>S3</w:t>
      </w:r>
      <w:r>
        <w:t xml:space="preserve">). </w:t>
      </w:r>
      <w:r w:rsidR="00C3445E">
        <w:t>Symptoms</w:t>
      </w:r>
      <w:r>
        <w:t xml:space="preserve"> of anxiety (GAD-7 </w:t>
      </w:r>
      <m:oMath>
        <m:r>
          <m:rPr>
            <m:sty m:val="p"/>
          </m:rPr>
          <w:rPr>
            <w:rFonts w:ascii="Cambria Math" w:hAnsi="Cambria Math"/>
          </w:rPr>
          <m:t>≥</m:t>
        </m:r>
      </m:oMath>
      <w:r>
        <w:t xml:space="preserve"> 10), depression (PHQ-9 </w:t>
      </w:r>
      <m:oMath>
        <m:r>
          <m:rPr>
            <m:sty m:val="p"/>
          </m:rPr>
          <w:rPr>
            <w:rFonts w:ascii="Cambria Math" w:hAnsi="Cambria Math"/>
          </w:rPr>
          <m:t>≥</m:t>
        </m:r>
      </m:oMath>
      <w:r>
        <w:t xml:space="preserve"> 11) (40), persistent somatic symptoms (PHQ-15 </w:t>
      </w:r>
      <m:oMath>
        <m:r>
          <m:rPr>
            <m:sty m:val="p"/>
          </m:rPr>
          <w:rPr>
            <w:rFonts w:ascii="Cambria Math" w:hAnsi="Cambria Math"/>
          </w:rPr>
          <m:t>≥</m:t>
        </m:r>
      </m:oMath>
      <w:r>
        <w:t xml:space="preserve"> 11) (34) and resilien</w:t>
      </w:r>
      <w:proofErr w:type="spellStart"/>
      <w:r w:rsidR="00024E1D">
        <w:t>ce</w:t>
      </w:r>
      <w:proofErr w:type="spellEnd"/>
      <w:r w:rsidR="00D71827">
        <w:t xml:space="preserve"> </w:t>
      </w:r>
      <w:r>
        <w:t xml:space="preserve">classes (low: RS-13 0 - 65, moderate: 66 - 72, high: </w:t>
      </w:r>
      <m:oMath>
        <m:r>
          <m:rPr>
            <m:sty m:val="p"/>
          </m:rPr>
          <w:rPr>
            <w:rFonts w:ascii="Cambria Math" w:hAnsi="Cambria Math"/>
          </w:rPr>
          <m:t>≥</m:t>
        </m:r>
      </m:oMath>
      <w:r>
        <w:t xml:space="preserve"> </w:t>
      </w:r>
      <w:proofErr w:type="gramStart"/>
      <w:r>
        <w:t>73)(</w:t>
      </w:r>
      <w:proofErr w:type="gramEnd"/>
      <w:r>
        <w:t xml:space="preserve">35) were defined as described before. The total </w:t>
      </w:r>
      <w:r>
        <w:lastRenderedPageBreak/>
        <w:t>PTGI and PCL-5 scores were calculated as the sum of all items of the respective to</w:t>
      </w:r>
      <w:proofErr w:type="spellStart"/>
      <w:r>
        <w:t>ols</w:t>
      </w:r>
      <w:proofErr w:type="spellEnd"/>
      <w:r>
        <w:t xml:space="preserve"> (17,38). Significant PTSD symptoms were defined as positivity in at least one PCL-5 domain (</w:t>
      </w:r>
      <w:commentRangeStart w:id="32"/>
      <w:r>
        <w:t>38</w:t>
      </w:r>
      <w:commentRangeEnd w:id="32"/>
      <w:r w:rsidR="00641BD8">
        <w:rPr>
          <w:rStyle w:val="Kommentarzeichen"/>
        </w:rPr>
        <w:commentReference w:id="32"/>
      </w:r>
      <w:r>
        <w:t>).</w:t>
      </w:r>
    </w:p>
    <w:p w14:paraId="636CFABF" w14:textId="73CF9782" w:rsidR="0070620F" w:rsidRDefault="00561475">
      <w:pPr>
        <w:pStyle w:val="Textkrper"/>
      </w:pPr>
      <w:r>
        <w:t xml:space="preserve">Traumatic events before the accident were assessed with the DIA-X tool (41). </w:t>
      </w:r>
      <w:r w:rsidR="002B7A56">
        <w:t>Frequency of f</w:t>
      </w:r>
      <w:r>
        <w:t>lashback</w:t>
      </w:r>
      <w:r w:rsidR="002B7A56">
        <w:t>s</w:t>
      </w:r>
      <w:r>
        <w:t xml:space="preserve"> was surveyed as none, &gt; 1/month and &gt; 1/year. Smoking was surveyed as a single yes/no question. </w:t>
      </w:r>
      <w:r w:rsidR="002B7A56">
        <w:t>Problematic alcohol use</w:t>
      </w:r>
      <w:r>
        <w:t xml:space="preserve"> was investigated with the CAGE tool (42). Data on </w:t>
      </w:r>
      <w:r w:rsidR="002B7A56">
        <w:t>the injured body regions and severity</w:t>
      </w:r>
      <w:r>
        <w:t xml:space="preserve"> (AIS: abbreviated injury scale) (43) and </w:t>
      </w:r>
      <w:commentRangeStart w:id="33"/>
      <w:r>
        <w:t>medical treatment</w:t>
      </w:r>
      <w:commentRangeEnd w:id="33"/>
      <w:r w:rsidR="002B7A56">
        <w:rPr>
          <w:rStyle w:val="Kommentarzeichen"/>
        </w:rPr>
        <w:commentReference w:id="33"/>
      </w:r>
      <w:r>
        <w:t xml:space="preserve"> were extracted from electronic patient’s records.</w:t>
      </w:r>
    </w:p>
    <w:p w14:paraId="66DC5650" w14:textId="109A7F2C" w:rsidR="0070620F" w:rsidRDefault="00561475">
      <w:pPr>
        <w:pStyle w:val="Textkrper"/>
      </w:pPr>
      <w:r>
        <w:t xml:space="preserve">The training and test participant subsets (2:1 size ratio) were obtained by random splitting which minimized differences in accident year, age, gender, pre-existing traumatic events, </w:t>
      </w:r>
      <w:r w:rsidR="00B37EAE">
        <w:t>pre-existing physical and mental disorders</w:t>
      </w:r>
      <w:r>
        <w:t>, and injury severity (</w:t>
      </w:r>
      <w:r>
        <w:rPr>
          <w:b/>
          <w:bCs/>
        </w:rPr>
        <w:t>Figure 1</w:t>
      </w:r>
      <w:r>
        <w:t>). The training subset size (n = 204) was sufficient for clustering analysis as assessed by Hopkins metrics = 0.72 (44).</w:t>
      </w:r>
    </w:p>
    <w:p w14:paraId="2DE82E9A" w14:textId="77777777" w:rsidR="0070620F" w:rsidRDefault="00561475">
      <w:pPr>
        <w:pStyle w:val="berschrift2"/>
      </w:pPr>
      <w:bookmarkStart w:id="34" w:name="analysis-endpoints"/>
      <w:bookmarkEnd w:id="31"/>
      <w:r>
        <w:t>Analysis endpoints</w:t>
      </w:r>
    </w:p>
    <w:p w14:paraId="3F50A73B" w14:textId="04428B05" w:rsidR="00FC4097" w:rsidRPr="00FC4097" w:rsidRDefault="00561475" w:rsidP="00FC4097">
      <w:pPr>
        <w:pStyle w:val="FirstParagraph"/>
      </w:pPr>
      <w:r>
        <w:t xml:space="preserve">The primary analysis endpoint was </w:t>
      </w:r>
      <w:r w:rsidR="002B7A56">
        <w:t>the analysis of mental health following accidents in mountain sports by</w:t>
      </w:r>
      <w:r>
        <w:t xml:space="preserve"> clustering </w:t>
      </w:r>
      <w:r w:rsidR="00B37EAE">
        <w:t xml:space="preserve">using </w:t>
      </w:r>
      <w:r w:rsidR="002B7A56">
        <w:t xml:space="preserve">the </w:t>
      </w:r>
      <w:r w:rsidR="00B37EAE">
        <w:t>scores</w:t>
      </w:r>
      <w:r>
        <w:t xml:space="preserve"> of</w:t>
      </w:r>
      <w:r w:rsidR="00B37EAE">
        <w:t xml:space="preserve"> standardized psychometric tools for the assessment of</w:t>
      </w:r>
      <w:r>
        <w:t xml:space="preserve"> anxiety, depression, panic, </w:t>
      </w:r>
      <w:commentRangeStart w:id="35"/>
      <w:r w:rsidR="00B37EAE">
        <w:t>somatization</w:t>
      </w:r>
      <w:commentRangeEnd w:id="35"/>
      <w:r w:rsidR="00C236FD">
        <w:rPr>
          <w:rStyle w:val="Kommentarzeichen"/>
        </w:rPr>
        <w:commentReference w:id="35"/>
      </w:r>
      <w:r>
        <w:t xml:space="preserve">, quality of life, post-traumatic </w:t>
      </w:r>
      <w:proofErr w:type="gramStart"/>
      <w:r>
        <w:t>growth</w:t>
      </w:r>
      <w:proofErr w:type="gramEnd"/>
      <w:r>
        <w:t xml:space="preserve"> and post-traumatic stress </w:t>
      </w:r>
      <w:commentRangeStart w:id="36"/>
      <w:r>
        <w:t>disorder</w:t>
      </w:r>
      <w:commentRangeEnd w:id="36"/>
      <w:r w:rsidR="002B7A56">
        <w:rPr>
          <w:rStyle w:val="Kommentarzeichen"/>
        </w:rPr>
        <w:commentReference w:id="36"/>
      </w:r>
      <w:r>
        <w:t>. The secondary analysis end</w:t>
      </w:r>
      <w:r w:rsidR="00BB3BF3">
        <w:t>points wer</w:t>
      </w:r>
      <w:r w:rsidR="0055164F">
        <w:t>e</w:t>
      </w:r>
      <w:r w:rsidR="00BB3BF3">
        <w:t xml:space="preserve"> </w:t>
      </w:r>
      <w:r w:rsidR="0055164F">
        <w:t xml:space="preserve">(a) </w:t>
      </w:r>
      <w:r w:rsidR="00BB3BF3">
        <w:t xml:space="preserve">to compare </w:t>
      </w:r>
      <w:r>
        <w:t>demographic, socioeconomic and clinical characteristic</w:t>
      </w:r>
      <w:r w:rsidR="0055164F">
        <w:t>s</w:t>
      </w:r>
      <w:r>
        <w:t xml:space="preserve"> </w:t>
      </w:r>
      <w:r w:rsidR="00BB3BF3">
        <w:t>between the three</w:t>
      </w:r>
      <w:r>
        <w:t xml:space="preserve"> mental </w:t>
      </w:r>
      <w:r w:rsidR="00BB3BF3">
        <w:t>health clusters</w:t>
      </w:r>
      <w:r w:rsidR="0055164F">
        <w:t xml:space="preserve"> and (b) </w:t>
      </w:r>
      <w:r w:rsidR="00BB3BF3">
        <w:t>to develop out of 39</w:t>
      </w:r>
      <w:r w:rsidR="0055164F">
        <w:t xml:space="preserve"> explanatory </w:t>
      </w:r>
      <w:r w:rsidR="00BB3BF3">
        <w:t xml:space="preserve">variables available during early medical treatment a </w:t>
      </w:r>
      <w:r w:rsidR="0055164F">
        <w:t>predictive</w:t>
      </w:r>
      <w:r w:rsidR="00BB3BF3">
        <w:t xml:space="preserve"> </w:t>
      </w:r>
      <w:r>
        <w:t xml:space="preserve">model to </w:t>
      </w:r>
      <w:r w:rsidR="00BB3BF3">
        <w:t xml:space="preserve">identify individuals at risk of posttraumatic stress. </w:t>
      </w:r>
    </w:p>
    <w:p w14:paraId="142C61BF" w14:textId="77777777" w:rsidR="0070620F" w:rsidRDefault="00561475">
      <w:pPr>
        <w:pStyle w:val="berschrift2"/>
      </w:pPr>
      <w:bookmarkStart w:id="37" w:name="statistical-analysis"/>
      <w:bookmarkEnd w:id="34"/>
      <w:r>
        <w:t>Statistical analysis</w:t>
      </w:r>
    </w:p>
    <w:p w14:paraId="05AE91AA" w14:textId="77777777" w:rsidR="0070620F" w:rsidRDefault="00561475">
      <w:pPr>
        <w:pStyle w:val="FirstParagraph"/>
      </w:pPr>
      <w:r>
        <w:t xml:space="preserve">Details on statistical analysis are provided in </w:t>
      </w:r>
      <w:r>
        <w:rPr>
          <w:b/>
          <w:bCs/>
        </w:rPr>
        <w:t>Supplementary Methods</w:t>
      </w:r>
    </w:p>
    <w:p w14:paraId="1516DFDB" w14:textId="77777777" w:rsidR="0070620F" w:rsidRDefault="00561475">
      <w:pPr>
        <w:pStyle w:val="Textkrper"/>
      </w:pPr>
      <w:r>
        <w:t xml:space="preserve">Statistical analysis was </w:t>
      </w:r>
      <w:r w:rsidR="00FC4097">
        <w:t>carried out</w:t>
      </w:r>
      <w:r>
        <w:t xml:space="preserve"> with R version 4.2.3. Numeric variables are displayed as medians with interquartile ranges. Categorical variables are presented as percentages and counts. Differences in numeric variables were analyzed by Mann-Whitney or Kruskal-</w:t>
      </w:r>
      <w:proofErr w:type="gramStart"/>
      <w:r>
        <w:t>Wallis</w:t>
      </w:r>
      <w:proofErr w:type="gramEnd"/>
      <w:r>
        <w:t xml:space="preserve"> test with r or </w:t>
      </w:r>
      <m:oMath>
        <m:sSup>
          <m:sSupPr>
            <m:ctrlPr>
              <w:rPr>
                <w:rFonts w:ascii="Cambria Math" w:hAnsi="Cambria Math"/>
              </w:rPr>
            </m:ctrlPr>
          </m:sSupPr>
          <m:e>
            <m:r>
              <w:rPr>
                <w:rFonts w:ascii="Cambria Math" w:hAnsi="Cambria Math"/>
              </w:rPr>
              <m:t>η</m:t>
            </m:r>
          </m:e>
          <m:sup>
            <m:r>
              <w:rPr>
                <w:rFonts w:ascii="Cambria Math" w:hAnsi="Cambria Math"/>
              </w:rPr>
              <m:t>2</m:t>
            </m:r>
          </m:sup>
        </m:sSup>
      </m:oMath>
      <w:r>
        <w:t xml:space="preserve"> effect size statistics. Differences in categorical variable distribution were assessed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with Cramer V effect size statistic (45).</w:t>
      </w:r>
    </w:p>
    <w:p w14:paraId="299697C5" w14:textId="77777777" w:rsidR="0070620F" w:rsidRDefault="00561475">
      <w:pPr>
        <w:pStyle w:val="Textkrper"/>
      </w:pPr>
      <w:r>
        <w:t xml:space="preserve">The training subset was clustered in respect to normalized median-centered psychometric scores by partition around medoids with cosine distance (46,47). This algorithm had a good explanatory performance (ratio of between-cluster sum of squares to total sum of squares) and the superior accuracy in 10-fold cross-validation (48) as compared with the hierarchical and KMEANS algorithms. The k = 3 cluster number choice was based on the bend of within-cluster sum of squares curve and maximal mean silhouette statistic (44,49). </w:t>
      </w:r>
      <w:r>
        <w:lastRenderedPageBreak/>
        <w:t>The training subset observations were assigned to the clusters with an inverse distance weighted 7-nearest neighbor classifier.</w:t>
      </w:r>
    </w:p>
    <w:p w14:paraId="114937C9" w14:textId="77777777" w:rsidR="0070620F" w:rsidRDefault="00561475">
      <w:pPr>
        <w:pStyle w:val="Textkrper"/>
      </w:pPr>
      <w:r>
        <w:t xml:space="preserve">Multi-parameter classifiers were trained with the conditional random forest algorithms (50–52). The cluster assignment was predicted for the test subset and assessed by the accuracy and </w:t>
      </w:r>
      <m:oMath>
        <m:r>
          <w:rPr>
            <w:rFonts w:ascii="Cambria Math" w:hAnsi="Cambria Math"/>
          </w:rPr>
          <m:t>κ</m:t>
        </m:r>
      </m:oMath>
      <w:r>
        <w:t xml:space="preserve"> statistics (53). Permutation variable importance in the random forest classifiers was expressed as accuracy loss (54).</w:t>
      </w:r>
    </w:p>
    <w:p w14:paraId="40EDDDFB" w14:textId="77777777" w:rsidR="0070620F" w:rsidRDefault="00561475">
      <w:r>
        <w:br w:type="page"/>
      </w:r>
    </w:p>
    <w:p w14:paraId="0069B65C" w14:textId="77777777" w:rsidR="0070620F" w:rsidRDefault="00561475">
      <w:pPr>
        <w:pStyle w:val="berschrift1"/>
      </w:pPr>
      <w:bookmarkStart w:id="38" w:name="results"/>
      <w:bookmarkEnd w:id="27"/>
      <w:bookmarkEnd w:id="37"/>
      <w:r>
        <w:lastRenderedPageBreak/>
        <w:t>Results</w:t>
      </w:r>
    </w:p>
    <w:p w14:paraId="7285A888" w14:textId="77777777" w:rsidR="0070620F" w:rsidRDefault="00561475">
      <w:pPr>
        <w:pStyle w:val="berschrift1"/>
      </w:pPr>
      <w:bookmarkStart w:id="39" w:name="characteristic-of-the-study-cohort"/>
      <w:bookmarkEnd w:id="38"/>
      <w:r>
        <w:t>Characteristic of the study cohort</w:t>
      </w:r>
    </w:p>
    <w:p w14:paraId="59C04FF2" w14:textId="421A3179" w:rsidR="00FC4097" w:rsidRDefault="00A87F2B" w:rsidP="00B84ED3">
      <w:pPr>
        <w:pStyle w:val="FirstParagraph"/>
      </w:pPr>
      <w:r>
        <w:t xml:space="preserve">Innsbruck is the capital of Tyrol, Austria and located right in the heart of the Alps. Local population as well as tourism rely heavily on mountain sports making it a good location to study the effect of accidents in mountain sports on mental health. </w:t>
      </w:r>
      <w:r w:rsidR="00561475">
        <w:t>In</w:t>
      </w:r>
      <w:r w:rsidR="006907C0">
        <w:t>-</w:t>
      </w:r>
      <w:r w:rsidR="00561475">
        <w:t xml:space="preserve">and outpatient adult </w:t>
      </w:r>
      <w:r w:rsidR="00C76740">
        <w:t xml:space="preserve">survivors </w:t>
      </w:r>
      <w:r w:rsidR="00561475">
        <w:t xml:space="preserve">of accidents </w:t>
      </w:r>
      <w:r w:rsidR="00C76740">
        <w:t xml:space="preserve">which occurred during sport in the mountains and </w:t>
      </w:r>
      <w:r w:rsidR="00561475">
        <w:t xml:space="preserve">treated at the </w:t>
      </w:r>
      <w:r>
        <w:t xml:space="preserve">Department of Orthopedics and Traumatology at </w:t>
      </w:r>
      <w:r w:rsidR="00561475">
        <w:t xml:space="preserve">Medical University of Innsbruck (Austria) between </w:t>
      </w:r>
      <w:r w:rsidR="00FC4097">
        <w:t>01.01.</w:t>
      </w:r>
      <w:r w:rsidR="00561475">
        <w:t xml:space="preserve">2018 and </w:t>
      </w:r>
      <w:r w:rsidR="00FC4097">
        <w:t>31.12.</w:t>
      </w:r>
      <w:r w:rsidR="00561475">
        <w:t xml:space="preserve">2020 were invited to participate. </w:t>
      </w:r>
      <w:r w:rsidR="00C76740">
        <w:t xml:space="preserve">Out of the invited participants </w:t>
      </w:r>
      <w:r w:rsidR="00561475">
        <w:t>3</w:t>
      </w:r>
      <w:r w:rsidR="00FC4097">
        <w:t>70</w:t>
      </w:r>
      <w:r w:rsidR="00561475">
        <w:t xml:space="preserve"> completed the study survey and 307 individuals with the complete psychometric </w:t>
      </w:r>
      <w:r w:rsidR="00C76740">
        <w:t>data</w:t>
      </w:r>
      <w:r w:rsidR="00561475">
        <w:t xml:space="preserve"> set</w:t>
      </w:r>
      <w:r w:rsidR="00C76740">
        <w:t>s</w:t>
      </w:r>
      <w:r w:rsidR="00561475">
        <w:t xml:space="preserve"> were analyzed (overall response rate: </w:t>
      </w:r>
      <w:commentRangeStart w:id="40"/>
      <w:r w:rsidR="00561475">
        <w:t xml:space="preserve">6.7%, </w:t>
      </w:r>
      <w:commentRangeEnd w:id="40"/>
      <w:r w:rsidR="00C76740">
        <w:rPr>
          <w:rStyle w:val="Kommentarzeichen"/>
        </w:rPr>
        <w:commentReference w:id="40"/>
      </w:r>
      <w:r w:rsidR="00561475">
        <w:rPr>
          <w:b/>
          <w:bCs/>
        </w:rPr>
        <w:t>Figure 1</w:t>
      </w:r>
      <w:r w:rsidR="00561475">
        <w:t xml:space="preserve">, </w:t>
      </w:r>
      <w:r w:rsidR="00561475">
        <w:rPr>
          <w:b/>
          <w:bCs/>
        </w:rPr>
        <w:t>Supplementary Tables S1</w:t>
      </w:r>
      <w:r w:rsidR="00561475">
        <w:t xml:space="preserve"> - </w:t>
      </w:r>
      <w:r w:rsidR="00561475">
        <w:rPr>
          <w:b/>
          <w:bCs/>
        </w:rPr>
        <w:t>S3</w:t>
      </w:r>
      <w:r w:rsidR="00561475">
        <w:t>).</w:t>
      </w:r>
      <w:r w:rsidR="00523A88">
        <w:t xml:space="preserve"> </w:t>
      </w:r>
      <w:r w:rsidR="005C180C">
        <w:t xml:space="preserve">Socioeconomic, accident related as well as differences </w:t>
      </w:r>
      <w:r w:rsidR="008D2905">
        <w:t xml:space="preserve">in mental health </w:t>
      </w:r>
      <w:r w:rsidR="005C180C">
        <w:t xml:space="preserve">between </w:t>
      </w:r>
      <w:r w:rsidR="008D2905">
        <w:t xml:space="preserve">included </w:t>
      </w:r>
      <w:r w:rsidR="005C180C">
        <w:t xml:space="preserve">study participants and individuals </w:t>
      </w:r>
      <w:commentRangeStart w:id="41"/>
      <w:r w:rsidR="005C180C">
        <w:t>excluded</w:t>
      </w:r>
      <w:commentRangeEnd w:id="41"/>
      <w:r w:rsidR="000E07CB">
        <w:rPr>
          <w:rStyle w:val="Kommentarzeichen"/>
        </w:rPr>
        <w:commentReference w:id="41"/>
      </w:r>
      <w:r w:rsidR="005C180C">
        <w:t xml:space="preserve"> from the analysis due to data missingness are displayed</w:t>
      </w:r>
      <w:r w:rsidR="00FC4097">
        <w:t xml:space="preserve"> in </w:t>
      </w:r>
      <w:r w:rsidR="005C180C">
        <w:rPr>
          <w:b/>
          <w:bCs/>
        </w:rPr>
        <w:t>Supplementary Table S4</w:t>
      </w:r>
    </w:p>
    <w:p w14:paraId="41C7DE2A" w14:textId="53EA98E7" w:rsidR="0070620F" w:rsidRDefault="005C180C">
      <w:pPr>
        <w:pStyle w:val="Textkrper"/>
      </w:pPr>
      <w:r>
        <w:t xml:space="preserve">Participants </w:t>
      </w:r>
      <w:r w:rsidR="00561475">
        <w:t xml:space="preserve">were predominantly middle-aged (median 51 years) and 45% of them were females. </w:t>
      </w:r>
      <w:r w:rsidR="008D2905">
        <w:t>Less than</w:t>
      </w:r>
      <w:r w:rsidR="00561475">
        <w:t xml:space="preserve"> 8% of the cohort</w:t>
      </w:r>
      <w:r w:rsidR="008D2905">
        <w:t xml:space="preserve"> were working in a trauma or mountain sports accident risk profession</w:t>
      </w:r>
      <w:r w:rsidR="00561475">
        <w:t xml:space="preserve">. High annual household incomes of </w:t>
      </w:r>
      <m:oMath>
        <m:r>
          <m:rPr>
            <m:sty m:val="p"/>
          </m:rPr>
          <w:rPr>
            <w:rFonts w:ascii="Cambria Math" w:hAnsi="Cambria Math"/>
          </w:rPr>
          <m:t>≥</m:t>
        </m:r>
      </m:oMath>
      <w:r w:rsidR="00561475">
        <w:t xml:space="preserve"> 45000 Euro w</w:t>
      </w:r>
      <w:r w:rsidR="008D2905">
        <w:t>ere</w:t>
      </w:r>
      <w:r w:rsidR="00561475">
        <w:t xml:space="preserve"> reported by &gt; 40% of participants. Less than 10% of participants were smokers or at risk of </w:t>
      </w:r>
      <w:r w:rsidR="008D2905">
        <w:t>problematic alcohol use</w:t>
      </w:r>
      <w:r w:rsidR="00561475">
        <w:t xml:space="preserve">. </w:t>
      </w:r>
      <w:r w:rsidR="00D822DE">
        <w:t>Pre-existing</w:t>
      </w:r>
      <w:r w:rsidR="00561475">
        <w:t xml:space="preserve"> </w:t>
      </w:r>
      <w:r w:rsidR="008D2905">
        <w:t>physical disorders</w:t>
      </w:r>
      <w:r w:rsidR="00561475">
        <w:t xml:space="preserve"> were reported by 15% of participants with cardiovascular, </w:t>
      </w:r>
      <w:proofErr w:type="gramStart"/>
      <w:r w:rsidR="00561475">
        <w:t>neurological</w:t>
      </w:r>
      <w:proofErr w:type="gramEnd"/>
      <w:r w:rsidR="00561475">
        <w:t xml:space="preserve"> and metabolic illness being the most frequent. </w:t>
      </w:r>
      <w:r w:rsidR="008D2905">
        <w:t xml:space="preserve">Mental </w:t>
      </w:r>
      <w:r w:rsidR="00561475">
        <w:t xml:space="preserve">disorders </w:t>
      </w:r>
      <w:r w:rsidR="008D2905">
        <w:t>prior</w:t>
      </w:r>
      <w:r w:rsidR="00561475">
        <w:t xml:space="preserve"> the accident affected </w:t>
      </w:r>
      <w:commentRangeStart w:id="42"/>
      <w:r w:rsidR="00561475">
        <w:t>5.2%</w:t>
      </w:r>
      <w:commentRangeEnd w:id="42"/>
      <w:r w:rsidR="00A87F2B">
        <w:rPr>
          <w:rStyle w:val="Kommentarzeichen"/>
        </w:rPr>
        <w:commentReference w:id="42"/>
      </w:r>
      <w:r w:rsidR="00561475">
        <w:t xml:space="preserve"> of the cohort. Four of ten participants were affected by or witnessed a traumatic event prior to the accident (</w:t>
      </w:r>
      <w:r w:rsidR="00561475">
        <w:rPr>
          <w:b/>
          <w:bCs/>
        </w:rPr>
        <w:t>Table 1</w:t>
      </w:r>
      <w:r w:rsidR="00561475">
        <w:t>).</w:t>
      </w:r>
    </w:p>
    <w:p w14:paraId="2BA2D6A3" w14:textId="1F494B44" w:rsidR="0070620F" w:rsidRDefault="00561475">
      <w:pPr>
        <w:pStyle w:val="Textkrper"/>
      </w:pPr>
      <w:r>
        <w:t>Nearly 40% of participants had</w:t>
      </w:r>
      <w:r w:rsidR="00A16464">
        <w:t xml:space="preserve"> been affected by a mountain sports</w:t>
      </w:r>
      <w:r>
        <w:t xml:space="preserve"> </w:t>
      </w:r>
      <w:r w:rsidR="00EC3D86">
        <w:t xml:space="preserve">accident </w:t>
      </w:r>
      <w:r>
        <w:t xml:space="preserve">in the past. </w:t>
      </w:r>
      <w:r w:rsidR="00D822DE">
        <w:t xml:space="preserve">Most (64%) </w:t>
      </w:r>
      <w:r>
        <w:t xml:space="preserve">of the investigated accidents </w:t>
      </w:r>
      <w:r w:rsidR="00E146FC">
        <w:t>occurred</w:t>
      </w:r>
      <w:r>
        <w:t xml:space="preserve"> </w:t>
      </w:r>
      <w:r w:rsidRPr="00E146FC">
        <w:t>during</w:t>
      </w:r>
      <w:r w:rsidR="00E210E9" w:rsidRPr="00E146FC">
        <w:t xml:space="preserve"> alpine, </w:t>
      </w:r>
      <w:proofErr w:type="spellStart"/>
      <w:r w:rsidR="00E210E9" w:rsidRPr="00E146FC">
        <w:t>crosscountry</w:t>
      </w:r>
      <w:proofErr w:type="spellEnd"/>
      <w:r w:rsidR="00E210E9" w:rsidRPr="00E146FC">
        <w:t xml:space="preserve"> or </w:t>
      </w:r>
      <w:r w:rsidR="006907C0" w:rsidRPr="00E146FC">
        <w:t xml:space="preserve">backcountry </w:t>
      </w:r>
      <w:del w:id="43" w:author="HÜFNER Katharina,Univ.Prof. Dr." w:date="2023-06-13T19:49:00Z">
        <w:r w:rsidRPr="00E146FC">
          <w:delText xml:space="preserve"> </w:delText>
        </w:r>
      </w:del>
      <w:r w:rsidR="006907C0" w:rsidRPr="00E146FC">
        <w:t>skiing</w:t>
      </w:r>
      <w:r w:rsidRPr="00E146FC">
        <w:t xml:space="preserve"> or snowboarding followed by biking and </w:t>
      </w:r>
      <w:r w:rsidR="00B10483" w:rsidRPr="00E146FC">
        <w:t xml:space="preserve">other </w:t>
      </w:r>
      <w:r w:rsidRPr="00E146FC">
        <w:t xml:space="preserve">classical mountain sports such as climbing, </w:t>
      </w:r>
      <w:proofErr w:type="gramStart"/>
      <w:r w:rsidRPr="00E146FC">
        <w:t>hiking</w:t>
      </w:r>
      <w:proofErr w:type="gramEnd"/>
      <w:r w:rsidRPr="00E146FC">
        <w:t xml:space="preserve"> or mountaineering. </w:t>
      </w:r>
      <w:r>
        <w:t xml:space="preserve">In 35% of participants the injury was moderate (AIS 2) and in 28% severe-to-critical (AIS </w:t>
      </w:r>
      <m:oMath>
        <m:r>
          <m:rPr>
            <m:sty m:val="p"/>
          </m:rPr>
          <w:rPr>
            <w:rFonts w:ascii="Cambria Math" w:hAnsi="Cambria Math"/>
          </w:rPr>
          <m:t>≥</m:t>
        </m:r>
      </m:oMath>
      <w:r>
        <w:t xml:space="preserve"> 3). Limb injuries were the most common followed by head and face (</w:t>
      </w:r>
      <w:r>
        <w:rPr>
          <w:b/>
          <w:bCs/>
        </w:rPr>
        <w:t>Supplementary Figure S1A</w:t>
      </w:r>
      <w:r>
        <w:t xml:space="preserve">). Hospitalization and surgery rates </w:t>
      </w:r>
      <w:r w:rsidR="00EF62F9">
        <w:t>following the accident were</w:t>
      </w:r>
      <w:r>
        <w:t xml:space="preserve"> 26% and 14%, respectively. </w:t>
      </w:r>
      <w:commentRangeStart w:id="44"/>
      <w:r>
        <w:t xml:space="preserve">Psychological or psychiatric support after the accident was </w:t>
      </w:r>
      <w:r w:rsidR="00E81573">
        <w:t>provided</w:t>
      </w:r>
      <w:r>
        <w:t xml:space="preserve"> to 9.1</w:t>
      </w:r>
      <w:commentRangeEnd w:id="44"/>
      <w:r w:rsidR="00B10483">
        <w:rPr>
          <w:rStyle w:val="Kommentarzeichen"/>
        </w:rPr>
        <w:commentReference w:id="44"/>
      </w:r>
      <w:r>
        <w:t xml:space="preserve">% individuals. Among those who had not received it, 7.5% </w:t>
      </w:r>
      <w:proofErr w:type="gramStart"/>
      <w:r>
        <w:t xml:space="preserve">declared </w:t>
      </w:r>
      <w:r w:rsidR="00E81573">
        <w:t xml:space="preserve"> that</w:t>
      </w:r>
      <w:proofErr w:type="gramEnd"/>
      <w:r w:rsidR="00E81573">
        <w:t xml:space="preserve"> they would have needed </w:t>
      </w:r>
      <w:r>
        <w:t>psychological support</w:t>
      </w:r>
      <w:r w:rsidR="00523A88">
        <w:t xml:space="preserve"> after the accident</w:t>
      </w:r>
      <w:r>
        <w:t xml:space="preserve">. Despite </w:t>
      </w:r>
      <w:proofErr w:type="gramStart"/>
      <w:r>
        <w:t>fairly common</w:t>
      </w:r>
      <w:proofErr w:type="gramEnd"/>
      <w:r w:rsidR="00B10483">
        <w:t xml:space="preserve"> persisting</w:t>
      </w:r>
      <w:r>
        <w:t xml:space="preserve"> </w:t>
      </w:r>
      <w:r w:rsidR="00B10483">
        <w:t>physical</w:t>
      </w:r>
      <w:r>
        <w:t xml:space="preserve"> consequences of the accident (</w:t>
      </w:r>
      <w:r w:rsidR="00E81573">
        <w:t xml:space="preserve">in </w:t>
      </w:r>
      <w:r>
        <w:t>37%) and f</w:t>
      </w:r>
      <w:commentRangeStart w:id="45"/>
      <w:r>
        <w:t xml:space="preserve">lashbacks </w:t>
      </w:r>
      <w:commentRangeEnd w:id="45"/>
      <w:r w:rsidR="00B10483">
        <w:rPr>
          <w:rStyle w:val="Kommentarzeichen"/>
        </w:rPr>
        <w:commentReference w:id="45"/>
      </w:r>
      <w:r>
        <w:t xml:space="preserve">during </w:t>
      </w:r>
      <w:r w:rsidR="00B10483">
        <w:t xml:space="preserve">the same mountain </w:t>
      </w:r>
      <w:r>
        <w:t xml:space="preserve">sport </w:t>
      </w:r>
      <w:r w:rsidR="00E81573">
        <w:t xml:space="preserve">at the time of the questionnaire completion </w:t>
      </w:r>
      <w:r>
        <w:t xml:space="preserve">(40%), most participants returned to the </w:t>
      </w:r>
      <w:r w:rsidR="00B10483">
        <w:t>same mountain sport following the accident</w:t>
      </w:r>
      <w:r>
        <w:t xml:space="preserve"> (85%). Yet</w:t>
      </w:r>
      <w:r w:rsidR="00D822DE">
        <w:t xml:space="preserve"> 65% </w:t>
      </w:r>
      <w:r>
        <w:t>described their behavior during</w:t>
      </w:r>
      <w:r w:rsidR="00E81573">
        <w:t xml:space="preserve"> </w:t>
      </w:r>
      <w:r w:rsidR="00B10483">
        <w:t xml:space="preserve">the same </w:t>
      </w:r>
      <w:r w:rsidR="00E81573">
        <w:t>mountain</w:t>
      </w:r>
      <w:r>
        <w:t xml:space="preserve"> sport as more cautious (</w:t>
      </w:r>
      <w:r>
        <w:rPr>
          <w:b/>
          <w:bCs/>
        </w:rPr>
        <w:t>Table 2</w:t>
      </w:r>
      <w:r>
        <w:t>).</w:t>
      </w:r>
    </w:p>
    <w:p w14:paraId="2110FBD7" w14:textId="49935DBC" w:rsidR="0070620F" w:rsidRDefault="008D2905">
      <w:pPr>
        <w:pStyle w:val="Textkrper"/>
      </w:pPr>
      <w:r>
        <w:lastRenderedPageBreak/>
        <w:t>At least one</w:t>
      </w:r>
      <w:r w:rsidR="00D822DE">
        <w:t xml:space="preserve"> diagnostic</w:t>
      </w:r>
      <w:r>
        <w:t xml:space="preserve"> criterion of PTSD </w:t>
      </w:r>
      <w:commentRangeStart w:id="46"/>
      <w:r>
        <w:t>(</w:t>
      </w:r>
      <w:proofErr w:type="gramStart"/>
      <w:r>
        <w:t>B,C</w:t>
      </w:r>
      <w:proofErr w:type="gramEnd"/>
      <w:r>
        <w:t>,D,E</w:t>
      </w:r>
      <w:commentRangeEnd w:id="46"/>
      <w:r>
        <w:rPr>
          <w:rStyle w:val="Kommentarzeichen"/>
        </w:rPr>
        <w:commentReference w:id="46"/>
      </w:r>
      <w:r>
        <w:t>) according to PCL-5 was positive</w:t>
      </w:r>
      <w:r w:rsidR="00E81573">
        <w:t xml:space="preserve"> in 19% of participants (</w:t>
      </w:r>
      <w:r w:rsidR="00E81573">
        <w:rPr>
          <w:b/>
          <w:bCs/>
        </w:rPr>
        <w:t>Table 3</w:t>
      </w:r>
      <w:r w:rsidR="00E81573">
        <w:t xml:space="preserve"> and </w:t>
      </w:r>
      <w:r w:rsidR="00E81573">
        <w:rPr>
          <w:b/>
          <w:bCs/>
        </w:rPr>
        <w:t>Supplementary Figure S1</w:t>
      </w:r>
      <w:r w:rsidR="00E81573">
        <w:t>).</w:t>
      </w:r>
      <w:r w:rsidR="00024E1D">
        <w:t xml:space="preserve"> </w:t>
      </w:r>
      <w:r>
        <w:t>Clinically relevant s</w:t>
      </w:r>
      <w:r w:rsidR="00EF62F9">
        <w:t>ymptoms</w:t>
      </w:r>
      <w:r w:rsidR="00561475">
        <w:t xml:space="preserve"> of anxiety (2.3%), depression (5.5%) and </w:t>
      </w:r>
      <w:r w:rsidR="00EF62F9">
        <w:t>somatization</w:t>
      </w:r>
      <w:r w:rsidR="00561475">
        <w:t xml:space="preserve"> (4.9%) were rare in </w:t>
      </w:r>
      <w:r w:rsidR="00D822DE">
        <w:t>this</w:t>
      </w:r>
      <w:r w:rsidR="00561475">
        <w:t xml:space="preserve"> study cohort </w:t>
      </w:r>
      <w:r w:rsidR="00D822DE">
        <w:t xml:space="preserve">consisting of 68% highly resilient individuals </w:t>
      </w:r>
      <w:r w:rsidR="00561475">
        <w:t>(</w:t>
      </w:r>
      <w:r w:rsidR="00561475">
        <w:rPr>
          <w:b/>
          <w:bCs/>
        </w:rPr>
        <w:t>Table 3</w:t>
      </w:r>
      <w:r w:rsidR="00561475">
        <w:t xml:space="preserve">). </w:t>
      </w:r>
    </w:p>
    <w:p w14:paraId="239A2BAB" w14:textId="2CDEFE8F" w:rsidR="0070620F" w:rsidRDefault="00561475">
      <w:pPr>
        <w:pStyle w:val="Textkrper"/>
      </w:pPr>
      <w:r>
        <w:t xml:space="preserve">For clustering and modeling, the cohort was split into the training (n = 204) and test subset (n = 103). There were no significant differences between the subsets in demographic, socioeconomic, </w:t>
      </w:r>
      <w:proofErr w:type="gramStart"/>
      <w:r>
        <w:t>clinical</w:t>
      </w:r>
      <w:proofErr w:type="gramEnd"/>
      <w:r>
        <w:t xml:space="preserve"> and accident-related </w:t>
      </w:r>
      <w:r w:rsidR="008640E3">
        <w:t>variables</w:t>
      </w:r>
      <w:r>
        <w:t xml:space="preserve"> (not shown).</w:t>
      </w:r>
    </w:p>
    <w:p w14:paraId="6C89FA50" w14:textId="77777777" w:rsidR="0070620F" w:rsidRDefault="00561475">
      <w:pPr>
        <w:pStyle w:val="berschrift1"/>
      </w:pPr>
      <w:bookmarkStart w:id="47" w:name="X4dde367d8b00698b69aaf50deecab71d224058b"/>
      <w:bookmarkEnd w:id="39"/>
      <w:r>
        <w:t>Three clusters of mental response in sport accident victims</w:t>
      </w:r>
    </w:p>
    <w:p w14:paraId="0454BBF0" w14:textId="63ECA808" w:rsidR="0070620F" w:rsidRDefault="00561475">
      <w:pPr>
        <w:pStyle w:val="FirstParagraph"/>
      </w:pPr>
      <w:r>
        <w:t xml:space="preserve">To explore </w:t>
      </w:r>
      <w:r w:rsidR="005752DD">
        <w:t xml:space="preserve">the occurrence of PTSD and further </w:t>
      </w:r>
      <w:r w:rsidR="008640E3">
        <w:t xml:space="preserve">facets of </w:t>
      </w:r>
      <w:r w:rsidR="005752DD">
        <w:t xml:space="preserve">mental health responses following </w:t>
      </w:r>
      <w:r>
        <w:t>mountain sport accidents, we subjected the participants to clustering in respect to a broad range of numeric psychometry variables (</w:t>
      </w:r>
      <w:r>
        <w:rPr>
          <w:b/>
          <w:bCs/>
        </w:rPr>
        <w:t>Supplementary Table S2</w:t>
      </w:r>
      <w:r>
        <w:t>). Among clustering algorithms compared in the training subset, partition around medoids with cosine distance (46,47) demonstrated good explanatory power and superior reproducibility in cross-validation (48) (</w:t>
      </w:r>
      <w:r>
        <w:rPr>
          <w:b/>
          <w:bCs/>
        </w:rPr>
        <w:t>Supplementary Figure S2A</w:t>
      </w:r>
      <w:r>
        <w:t>). Three mental clusters</w:t>
      </w:r>
      <w:r w:rsidR="005752DD">
        <w:t>:</w:t>
      </w:r>
      <w:r>
        <w:t xml:space="preserve"> ‘neutral’, ‘PTG’ (post-traumatic growth) and ‘PT</w:t>
      </w:r>
      <w:r w:rsidR="00E8292E">
        <w:t>S</w:t>
      </w:r>
      <w:r>
        <w:t xml:space="preserve">’ (post-traumatic </w:t>
      </w:r>
      <w:r w:rsidR="00E8292E">
        <w:t>stress</w:t>
      </w:r>
      <w:r>
        <w:t xml:space="preserve">), named after their key mental </w:t>
      </w:r>
      <w:r w:rsidR="006D29B2">
        <w:t xml:space="preserve">health facet </w:t>
      </w:r>
      <w:r>
        <w:t>characteristic were identified in the training subset. Subsequently, the mental cluster assignment could be robustly validated in the test subset as evident from comparable fractions of explained clustering variance (training: 0.54, test: 0.54), comparable cluster sizes and good visual cluster separation in both study cohort subsets (</w:t>
      </w:r>
      <w:r>
        <w:rPr>
          <w:b/>
          <w:bCs/>
        </w:rPr>
        <w:t>Supplementary Figures S2B</w:t>
      </w:r>
      <w:r>
        <w:t xml:space="preserve"> - </w:t>
      </w:r>
      <w:r>
        <w:rPr>
          <w:b/>
          <w:bCs/>
        </w:rPr>
        <w:t>S4</w:t>
      </w:r>
      <w:r>
        <w:t>).</w:t>
      </w:r>
    </w:p>
    <w:p w14:paraId="41BA96D1" w14:textId="60E62E83" w:rsidR="0070620F" w:rsidRDefault="00561475">
      <w:pPr>
        <w:pStyle w:val="Textkrper"/>
      </w:pPr>
      <w:r>
        <w:t>The neutral cluster including roughly one-third</w:t>
      </w:r>
      <w:r w:rsidR="009D096D">
        <w:t xml:space="preserve"> of</w:t>
      </w:r>
      <w:r>
        <w:t xml:space="preserve"> participants was characterized by low levels of anxiety, depression, panic, somatic symptoms, post-traumatic </w:t>
      </w:r>
      <w:proofErr w:type="gramStart"/>
      <w:r>
        <w:t>stress</w:t>
      </w:r>
      <w:proofErr w:type="gramEnd"/>
      <w:r>
        <w:t xml:space="preserve"> and post-traumatic growth along with high rating of </w:t>
      </w:r>
      <w:r w:rsidR="00E81573">
        <w:t xml:space="preserve">sense of </w:t>
      </w:r>
      <w:r>
        <w:t>coherence, resilien</w:t>
      </w:r>
      <w:r w:rsidR="00E81573">
        <w:t>ce</w:t>
      </w:r>
      <w:r w:rsidR="00BA197D">
        <w:t xml:space="preserve"> </w:t>
      </w:r>
      <w:r>
        <w:t>and quality of life. The PTG cluster demonstrated similarly low scores of major mental health disorders</w:t>
      </w:r>
      <w:r w:rsidR="00E81573">
        <w:t xml:space="preserve"> </w:t>
      </w:r>
      <w:proofErr w:type="gramStart"/>
      <w:r w:rsidR="00E81573">
        <w:t xml:space="preserve">but </w:t>
      </w:r>
      <w:r>
        <w:t xml:space="preserve"> levels</w:t>
      </w:r>
      <w:proofErr w:type="gramEnd"/>
      <w:r>
        <w:t xml:space="preserve"> of post-traumatic growth were the highest in the PTG cluster. Furthermore, ratings of post-traumatic stress were slightly higher in the PTG than in the neutral </w:t>
      </w:r>
      <w:commentRangeStart w:id="48"/>
      <w:r>
        <w:t>cluster</w:t>
      </w:r>
      <w:commentRangeEnd w:id="48"/>
      <w:r w:rsidR="006D29B2">
        <w:rPr>
          <w:rStyle w:val="Kommentarzeichen"/>
        </w:rPr>
        <w:commentReference w:id="48"/>
      </w:r>
      <w:r>
        <w:t>. The remaining PT</w:t>
      </w:r>
      <w:r w:rsidR="00E8292E">
        <w:t>S</w:t>
      </w:r>
      <w:r>
        <w:t xml:space="preserve"> cluster displayed the highest scores of </w:t>
      </w:r>
      <w:r w:rsidR="006D29B2">
        <w:t xml:space="preserve">for </w:t>
      </w:r>
      <w:r>
        <w:t>anxiety, depression, panic</w:t>
      </w:r>
      <w:r w:rsidR="00E8292E">
        <w:t xml:space="preserve"> </w:t>
      </w:r>
      <w:r w:rsidR="006D29B2">
        <w:t>disorder</w:t>
      </w:r>
      <w:r>
        <w:t xml:space="preserve">, somatic </w:t>
      </w:r>
      <w:proofErr w:type="gramStart"/>
      <w:r>
        <w:t>symptoms</w:t>
      </w:r>
      <w:proofErr w:type="gramEnd"/>
      <w:r>
        <w:t xml:space="preserve"> and post-traumatic stress as well as poor sense of coherence, </w:t>
      </w:r>
      <w:r w:rsidR="00E8292E">
        <w:t xml:space="preserve">and low </w:t>
      </w:r>
      <w:r w:rsidR="006D29B2">
        <w:t>resilience</w:t>
      </w:r>
      <w:r>
        <w:t xml:space="preserve"> and low quality of life. Post-traumatic growth scores in the PT</w:t>
      </w:r>
      <w:r w:rsidR="00E8292E">
        <w:t>S</w:t>
      </w:r>
      <w:r>
        <w:t xml:space="preserve"> cluster were higher than in neutral but lower than in PT</w:t>
      </w:r>
      <w:r w:rsidR="00E8292E">
        <w:t>G</w:t>
      </w:r>
      <w:r>
        <w:t xml:space="preserve"> cluster participants (</w:t>
      </w:r>
      <w:r>
        <w:rPr>
          <w:b/>
          <w:bCs/>
        </w:rPr>
        <w:t>Figure 2</w:t>
      </w:r>
      <w:r>
        <w:t xml:space="preserve">, </w:t>
      </w:r>
      <w:r>
        <w:rPr>
          <w:b/>
          <w:bCs/>
        </w:rPr>
        <w:t>Supplementary Table S5</w:t>
      </w:r>
      <w:r>
        <w:t xml:space="preserve">). Consequently, clinically relevant symptoms of anxiety, depression and persistent </w:t>
      </w:r>
      <w:r w:rsidR="00526719">
        <w:t>physical</w:t>
      </w:r>
      <w:r>
        <w:t xml:space="preserve"> symptoms were present virtually only in the PT</w:t>
      </w:r>
      <w:r w:rsidR="00E8292E">
        <w:t>S</w:t>
      </w:r>
      <w:r>
        <w:t xml:space="preserve"> cluster. Furthermore, frequencies of low and moderate resilient classes peaked in the PT</w:t>
      </w:r>
      <w:r w:rsidR="00E8292E">
        <w:t>S</w:t>
      </w:r>
      <w:r>
        <w:t xml:space="preserve"> cluster. Finally, symptoms of post-traumatic stress disorder were way more frequent in the PT</w:t>
      </w:r>
      <w:r w:rsidR="00933F53">
        <w:t>S</w:t>
      </w:r>
      <w:r>
        <w:t xml:space="preserve"> cluster (</w:t>
      </w:r>
      <w:commentRangeStart w:id="49"/>
      <w:r>
        <w:t>any symptoms</w:t>
      </w:r>
      <w:commentRangeEnd w:id="49"/>
      <w:r w:rsidR="00933F53">
        <w:rPr>
          <w:rStyle w:val="Kommentarzeichen"/>
        </w:rPr>
        <w:commentReference w:id="49"/>
      </w:r>
      <w:r>
        <w:t>: &gt; 36%) than in the remaining clusters (</w:t>
      </w:r>
      <w:r>
        <w:rPr>
          <w:b/>
          <w:bCs/>
        </w:rPr>
        <w:t>Figure 3</w:t>
      </w:r>
      <w:r>
        <w:t>).</w:t>
      </w:r>
    </w:p>
    <w:p w14:paraId="2E38A558" w14:textId="470382DD" w:rsidR="00561475" w:rsidRDefault="00561475" w:rsidP="00561475">
      <w:pPr>
        <w:pStyle w:val="Textkrper"/>
      </w:pPr>
      <w:r>
        <w:lastRenderedPageBreak/>
        <w:t>Collectively, the PTG cluster may represent individuals with salutary reaction to mountain sport accident, whereas the PT</w:t>
      </w:r>
      <w:r w:rsidR="00E8292E">
        <w:t>S</w:t>
      </w:r>
      <w:r>
        <w:t xml:space="preserve"> cluster may include individuals more vulnerable to negative mental health impacts of the </w:t>
      </w:r>
      <w:proofErr w:type="gramStart"/>
      <w:r>
        <w:t>accident</w:t>
      </w:r>
      <w:proofErr w:type="gramEnd"/>
    </w:p>
    <w:p w14:paraId="4E2BFD81" w14:textId="77777777" w:rsidR="0070620F" w:rsidRDefault="0070620F">
      <w:pPr>
        <w:pStyle w:val="Textkrper"/>
      </w:pPr>
    </w:p>
    <w:p w14:paraId="08A92438" w14:textId="4DC0A44F" w:rsidR="0070620F" w:rsidRDefault="00561475">
      <w:pPr>
        <w:pStyle w:val="berschrift1"/>
      </w:pPr>
      <w:bookmarkStart w:id="50" w:name="Xb2c5e96b6d727a9917754773896ed81a3cbf29d"/>
      <w:bookmarkEnd w:id="47"/>
      <w:r>
        <w:t xml:space="preserve">Demographic, </w:t>
      </w:r>
      <w:proofErr w:type="gramStart"/>
      <w:r>
        <w:t>socioeconomic</w:t>
      </w:r>
      <w:proofErr w:type="gramEnd"/>
      <w:r>
        <w:t xml:space="preserve"> and clinical background of the mental </w:t>
      </w:r>
      <w:r w:rsidR="00933F53">
        <w:t xml:space="preserve">health </w:t>
      </w:r>
      <w:r w:rsidR="00C236FD">
        <w:t>response</w:t>
      </w:r>
      <w:r w:rsidR="00933F53">
        <w:t xml:space="preserve"> </w:t>
      </w:r>
      <w:r>
        <w:t>clusters</w:t>
      </w:r>
    </w:p>
    <w:p w14:paraId="5BDF3077" w14:textId="4DECB9C0" w:rsidR="0070620F" w:rsidRDefault="00561475" w:rsidP="0014376D">
      <w:pPr>
        <w:pStyle w:val="FirstParagraph"/>
      </w:pPr>
      <w:r>
        <w:t>Among 51 investigated demographic, socioeconomic, clinical, accident- and accident consequence-related variables, only 5 parameters were found to differ significantly between the mental clusters in both the training and test subsets</w:t>
      </w:r>
      <w:r w:rsidR="0014376D">
        <w:t xml:space="preserve"> (</w:t>
      </w:r>
      <w:commentRangeStart w:id="51"/>
      <w:r w:rsidR="0014376D">
        <w:t xml:space="preserve">pre-existing mental disorder, self-reported </w:t>
      </w:r>
      <w:r w:rsidR="00933F53">
        <w:t>desire</w:t>
      </w:r>
      <w:r w:rsidR="0014376D">
        <w:t xml:space="preserve"> for psychological support</w:t>
      </w:r>
      <w:r w:rsidR="00933F53">
        <w:t xml:space="preserve"> following the accident</w:t>
      </w:r>
      <w:r w:rsidR="0014376D">
        <w:t>,</w:t>
      </w:r>
      <w:r w:rsidR="00933F53">
        <w:t xml:space="preserve"> persisting</w:t>
      </w:r>
      <w:r w:rsidR="0014376D">
        <w:t xml:space="preserve"> physical consequences, flashbacks during same mountain sport, and flashback frequency during same mountain sport</w:t>
      </w:r>
      <w:commentRangeEnd w:id="51"/>
      <w:r w:rsidR="0014376D">
        <w:rPr>
          <w:rStyle w:val="Kommentarzeichen"/>
        </w:rPr>
        <w:commentReference w:id="51"/>
      </w:r>
      <w:r w:rsidR="0014376D">
        <w:t>).</w:t>
      </w:r>
      <w:r>
        <w:t xml:space="preserve"> The effect size of such differences was weak (</w:t>
      </w:r>
      <w:r>
        <w:rPr>
          <w:b/>
          <w:bCs/>
        </w:rPr>
        <w:t>Supplementary Table S6</w:t>
      </w:r>
      <w:r>
        <w:t>).</w:t>
      </w:r>
    </w:p>
    <w:p w14:paraId="1C5320F2" w14:textId="40F6B041" w:rsidR="0070620F" w:rsidRDefault="00561475">
      <w:pPr>
        <w:pStyle w:val="Textkrper"/>
      </w:pPr>
      <w:commentRangeStart w:id="52"/>
      <w:commentRangeStart w:id="53"/>
      <w:r>
        <w:t>A</w:t>
      </w:r>
      <w:commentRangeEnd w:id="52"/>
      <w:r w:rsidR="007A063A">
        <w:rPr>
          <w:rStyle w:val="Kommentarzeichen"/>
        </w:rPr>
        <w:commentReference w:id="52"/>
      </w:r>
      <w:r>
        <w:t xml:space="preserve"> substantial enrichment of females, low-to-middle income and non-tertiary education participants was observed in the PT</w:t>
      </w:r>
      <w:r w:rsidR="004F45A7">
        <w:t>S</w:t>
      </w:r>
      <w:r>
        <w:t xml:space="preserve"> cluster as compared to the remaining two clusters. The PTG cluster had the highest share of middle-aged individuals. Frequency of somatic conditions before the accident were the highest in the PTG and PTB clusters. Participants with pre-existing mental illness were in turn represented virtually only in the PTB cluster. Although frequencies of previous sport accidents were comparable between the clusters, PTG cluster individuals were affected by prior traumatic events more often than neutral cluster individuals. These differences were, however, </w:t>
      </w:r>
      <w:proofErr w:type="gramStart"/>
      <w:r>
        <w:t>non</w:t>
      </w:r>
      <w:proofErr w:type="gramEnd"/>
      <w:r>
        <w:t xml:space="preserve"> or borderline significant and of weak effect size (</w:t>
      </w:r>
      <w:r>
        <w:rPr>
          <w:b/>
          <w:bCs/>
        </w:rPr>
        <w:t>Figure 4</w:t>
      </w:r>
      <w:r>
        <w:t xml:space="preserve">, </w:t>
      </w:r>
      <w:r>
        <w:rPr>
          <w:b/>
          <w:bCs/>
        </w:rPr>
        <w:t>Supplementary Figure S5</w:t>
      </w:r>
      <w:r>
        <w:t>). There were no consistent differences in accident sport type, rescue, injury severity and location between the mental clusters. Yet, PTG and PTB cluster individuals tended towards higher hospitalization and surgery rates (</w:t>
      </w:r>
      <w:r>
        <w:rPr>
          <w:b/>
          <w:bCs/>
        </w:rPr>
        <w:t>Figure 5</w:t>
      </w:r>
      <w:r>
        <w:t xml:space="preserve"> and </w:t>
      </w:r>
      <w:r>
        <w:rPr>
          <w:b/>
          <w:bCs/>
        </w:rPr>
        <w:t>Supplementary Figure S6</w:t>
      </w:r>
      <w:r>
        <w:t>).</w:t>
      </w:r>
      <w:commentRangeEnd w:id="53"/>
      <w:r w:rsidR="00933F53">
        <w:rPr>
          <w:rStyle w:val="Kommentarzeichen"/>
        </w:rPr>
        <w:commentReference w:id="53"/>
      </w:r>
    </w:p>
    <w:p w14:paraId="3C23A3FA" w14:textId="6B4B6C58" w:rsidR="0070620F" w:rsidRDefault="00526719">
      <w:pPr>
        <w:pStyle w:val="Textkrper"/>
      </w:pPr>
      <w:r>
        <w:t>Persisting physical</w:t>
      </w:r>
      <w:r w:rsidR="00561475">
        <w:t xml:space="preserve"> consequences of the accident and flashbacks were significantly more common in the PT</w:t>
      </w:r>
      <w:r>
        <w:t>S</w:t>
      </w:r>
      <w:r w:rsidR="00561475">
        <w:t xml:space="preserve"> than the neutral cluster. Additionally, PTG and PT</w:t>
      </w:r>
      <w:r>
        <w:t>S</w:t>
      </w:r>
      <w:r w:rsidR="00561475">
        <w:t xml:space="preserve"> cluster individuals tended towards more caution during sport as compared with the neutral cluster. Roughly one-sixth PT</w:t>
      </w:r>
      <w:r>
        <w:t>S</w:t>
      </w:r>
      <w:r w:rsidR="00561475">
        <w:t xml:space="preserve"> cluster individuals reported need for psychological support following the accident as compared with none in the neutral cluster. Rates psychological support after the accident tended to be higher in the PTG (12 - 16%) than in the remaining clusters, yet this effect was significant only in the training subset (</w:t>
      </w:r>
      <w:r w:rsidR="00561475">
        <w:rPr>
          <w:b/>
          <w:bCs/>
        </w:rPr>
        <w:t>Figure 6</w:t>
      </w:r>
      <w:r w:rsidR="00561475">
        <w:t xml:space="preserve">). Given the low frequency of psychological support after the accident in the study cohort and particular clusters, it is unlikely, that psychological support affected the mental cluster </w:t>
      </w:r>
      <w:proofErr w:type="gramStart"/>
      <w:r w:rsidR="00561475">
        <w:t>assignment .</w:t>
      </w:r>
      <w:proofErr w:type="gramEnd"/>
    </w:p>
    <w:p w14:paraId="3E569346" w14:textId="77777777" w:rsidR="0070620F" w:rsidRDefault="00561475">
      <w:pPr>
        <w:pStyle w:val="berschrift1"/>
      </w:pPr>
      <w:bookmarkStart w:id="54" w:name="Xfd5bf1287b09cdfcfc4ffba6e9e6544347fdc28"/>
      <w:bookmarkEnd w:id="50"/>
      <w:r>
        <w:lastRenderedPageBreak/>
        <w:t>Prediction of the mental cluster assignment by demographic, socioeconomic and accident-related factors</w:t>
      </w:r>
    </w:p>
    <w:p w14:paraId="1A5CBC06" w14:textId="77777777" w:rsidR="0070620F" w:rsidRDefault="00561475">
      <w:pPr>
        <w:pStyle w:val="FirstParagraph"/>
      </w:pPr>
      <w:r>
        <w:t xml:space="preserve">Finally, we intended to model the mental cluster assignment with 39 demographic, socioeconomic, </w:t>
      </w:r>
      <w:proofErr w:type="gramStart"/>
      <w:r>
        <w:t>clinical</w:t>
      </w:r>
      <w:proofErr w:type="gramEnd"/>
      <w:r>
        <w:t xml:space="preserve"> and accident-related factors available during acute medical management of the accident (</w:t>
      </w:r>
      <w:r>
        <w:rPr>
          <w:b/>
          <w:bCs/>
        </w:rPr>
        <w:t>Supplementary Table S7</w:t>
      </w:r>
      <w:r>
        <w:t>). Such models would enable early identification of mountain sport accident victims at risk of mental health problems.</w:t>
      </w:r>
    </w:p>
    <w:p w14:paraId="72A5F29E" w14:textId="0DC060C8" w:rsidR="0070620F" w:rsidRDefault="00561475">
      <w:pPr>
        <w:pStyle w:val="Textkrper"/>
      </w:pPr>
      <w:r>
        <w:t xml:space="preserve">This multi-parameter conditional random forest model (6,50–52) employing early candidate cluster predictors could correctly assign 81% training subset observations to their mental </w:t>
      </w:r>
      <w:r w:rsidR="0033371A">
        <w:t xml:space="preserve">health </w:t>
      </w:r>
      <w:r>
        <w:t>clusters (</w:t>
      </w:r>
      <m:oMath>
        <m:r>
          <w:rPr>
            <w:rFonts w:ascii="Cambria Math" w:hAnsi="Cambria Math"/>
          </w:rPr>
          <m:t>κ</m:t>
        </m:r>
      </m:oMath>
      <w:r>
        <w:t xml:space="preserve"> = 0.71). However, its predictive performance in the test subset was poor (accuracy: 42, </w:t>
      </w:r>
      <m:oMath>
        <m:r>
          <w:rPr>
            <w:rFonts w:ascii="Cambria Math" w:hAnsi="Cambria Math"/>
          </w:rPr>
          <m:t>κ</m:t>
        </m:r>
      </m:oMath>
      <w:r>
        <w:t xml:space="preserve"> = 0.14). The prediction quality was best for the PTG cluster (accuracy, training: 89.5%, test: 59.4%, </w:t>
      </w:r>
      <w:r>
        <w:rPr>
          <w:b/>
          <w:bCs/>
        </w:rPr>
        <w:t>Figure 7A</w:t>
      </w:r>
      <w:r>
        <w:t>). The most important early explanatory variables for the cluster prediction by conditional random forests were annual income, sex, mode of rescue, leg injury and pre-existing mental illness (</w:t>
      </w:r>
      <w:r>
        <w:rPr>
          <w:b/>
          <w:bCs/>
        </w:rPr>
        <w:t>Figure 7B</w:t>
      </w:r>
      <w:r>
        <w:t xml:space="preserve">). Inclusion of late accident consequences such as cautious behavior during </w:t>
      </w:r>
      <w:r w:rsidR="004669A6">
        <w:t xml:space="preserve">mountain </w:t>
      </w:r>
      <w:r>
        <w:t>sport, flashbacks</w:t>
      </w:r>
      <w:r w:rsidR="004669A6">
        <w:t xml:space="preserve"> during same mountain sport</w:t>
      </w:r>
      <w:r>
        <w:t xml:space="preserve"> or </w:t>
      </w:r>
      <w:r w:rsidR="004669A6">
        <w:t xml:space="preserve">persisting </w:t>
      </w:r>
      <w:r w:rsidR="0033371A">
        <w:t>physical consequences</w:t>
      </w:r>
      <w:r>
        <w:t xml:space="preserve"> of the accident in the random forest model could only marginally improve its performance (training: accuracy = 0.82, </w:t>
      </w:r>
      <m:oMath>
        <m:r>
          <w:rPr>
            <w:rFonts w:ascii="Cambria Math" w:hAnsi="Cambria Math"/>
          </w:rPr>
          <m:t>κ</m:t>
        </m:r>
      </m:oMath>
      <w:r>
        <w:t xml:space="preserve"> = 0.72; test subset: accuracy = 0.5, </w:t>
      </w:r>
      <m:oMath>
        <m:r>
          <w:rPr>
            <w:rFonts w:ascii="Cambria Math" w:hAnsi="Cambria Math"/>
          </w:rPr>
          <m:t>κ</m:t>
        </m:r>
      </m:oMath>
      <w:r>
        <w:t xml:space="preserve"> = 0.25). The most important late predicto</w:t>
      </w:r>
      <w:proofErr w:type="spellStart"/>
      <w:r>
        <w:t>rs</w:t>
      </w:r>
      <w:proofErr w:type="spellEnd"/>
      <w:r>
        <w:t xml:space="preserve"> of the cluster assignment were caution during sport and flashbacks (</w:t>
      </w:r>
      <w:r>
        <w:rPr>
          <w:b/>
          <w:bCs/>
        </w:rPr>
        <w:t>Supplementary Figure S7</w:t>
      </w:r>
      <w:r>
        <w:t>).</w:t>
      </w:r>
    </w:p>
    <w:p w14:paraId="63597954" w14:textId="59C9913E" w:rsidR="0070620F" w:rsidRDefault="00561475">
      <w:pPr>
        <w:pStyle w:val="Textkrper"/>
      </w:pPr>
      <w:r>
        <w:t>Collectively, we could not establish a reliable model for identification of patients at risk of mental disorders represented by the PT</w:t>
      </w:r>
      <w:r w:rsidR="0033371A">
        <w:t>S</w:t>
      </w:r>
      <w:r>
        <w:t xml:space="preserve"> cluster with a broad ensemble of early </w:t>
      </w:r>
      <w:commentRangeStart w:id="55"/>
      <w:r>
        <w:t xml:space="preserve">non-mental </w:t>
      </w:r>
      <w:commentRangeEnd w:id="55"/>
      <w:r w:rsidR="00E145F3">
        <w:rPr>
          <w:rStyle w:val="Kommentarzeichen"/>
        </w:rPr>
        <w:commentReference w:id="55"/>
      </w:r>
      <w:r>
        <w:t>predictors.</w:t>
      </w:r>
    </w:p>
    <w:p w14:paraId="7A9074F0" w14:textId="77777777" w:rsidR="0070620F" w:rsidRDefault="00561475">
      <w:r>
        <w:br w:type="page"/>
      </w:r>
    </w:p>
    <w:p w14:paraId="12E30AD5" w14:textId="57DBA0FC" w:rsidR="0070620F" w:rsidRDefault="00561475" w:rsidP="00792558">
      <w:pPr>
        <w:pStyle w:val="berschrift1"/>
        <w:tabs>
          <w:tab w:val="left" w:pos="8080"/>
        </w:tabs>
      </w:pPr>
      <w:bookmarkStart w:id="56" w:name="discussion"/>
      <w:bookmarkEnd w:id="54"/>
      <w:commentRangeStart w:id="57"/>
      <w:r>
        <w:lastRenderedPageBreak/>
        <w:t>Discussion</w:t>
      </w:r>
      <w:commentRangeEnd w:id="57"/>
      <w:r w:rsidR="00792558">
        <w:rPr>
          <w:rStyle w:val="Kommentarzeichen"/>
          <w:rFonts w:asciiTheme="minorHAnsi" w:eastAsiaTheme="minorHAnsi" w:hAnsiTheme="minorHAnsi" w:cstheme="minorBidi"/>
          <w:b w:val="0"/>
          <w:bCs w:val="0"/>
          <w:color w:val="auto"/>
        </w:rPr>
        <w:commentReference w:id="57"/>
      </w:r>
    </w:p>
    <w:p w14:paraId="7A9A91CB" w14:textId="3BAEE4AC" w:rsidR="00E14B8A" w:rsidRDefault="00D14F14" w:rsidP="000A4509">
      <w:pPr>
        <w:pStyle w:val="FirstParagraph"/>
      </w:pPr>
      <w:r>
        <w:t xml:space="preserve">We investigated the different facets of mental health response following accident during mountain sports. To the best of our knowledge this is the first study evaluating such symptoms in survivors of mountain sport accidents. This group of individuals is of special interest because physical </w:t>
      </w:r>
      <w:proofErr w:type="spellStart"/>
      <w:r>
        <w:t>acitivy</w:t>
      </w:r>
      <w:proofErr w:type="spellEnd"/>
      <w:r>
        <w:t xml:space="preserve"> in an alpine environment is generally considered to have beneficial effects on </w:t>
      </w:r>
      <w:proofErr w:type="spellStart"/>
      <w:r>
        <w:t>menal</w:t>
      </w:r>
      <w:proofErr w:type="spellEnd"/>
      <w:r>
        <w:t xml:space="preserve"> health (</w:t>
      </w:r>
      <w:proofErr w:type="spellStart"/>
      <w:r>
        <w:t>Ower</w:t>
      </w:r>
      <w:proofErr w:type="spellEnd"/>
      <w:r>
        <w:t xml:space="preserve"> </w:t>
      </w:r>
      <w:proofErr w:type="spellStart"/>
      <w:r>
        <w:t>citat</w:t>
      </w:r>
      <w:proofErr w:type="spellEnd"/>
      <w:r>
        <w:t xml:space="preserve">) and on the other hand the alpine environment is associated with specific demands on the </w:t>
      </w:r>
      <w:proofErr w:type="spellStart"/>
      <w:r>
        <w:t>individauls</w:t>
      </w:r>
      <w:proofErr w:type="spellEnd"/>
      <w:r>
        <w:t xml:space="preserve"> as well as a potential for </w:t>
      </w:r>
      <w:r w:rsidRPr="00D14F14">
        <w:rPr>
          <w:highlight w:val="yellow"/>
        </w:rPr>
        <w:t>danger.</w:t>
      </w:r>
      <w:r>
        <w:t xml:space="preserve"> </w:t>
      </w:r>
      <w:r w:rsidR="00561475">
        <w:t xml:space="preserve">It was possible to identify three distinct patterns of mental health </w:t>
      </w:r>
      <w:r>
        <w:t xml:space="preserve">response </w:t>
      </w:r>
      <w:r w:rsidR="00561475">
        <w:t>by semi-supervised clustering in this co</w:t>
      </w:r>
      <w:r>
        <w:t>hort</w:t>
      </w:r>
      <w:r w:rsidR="00561475">
        <w:t xml:space="preserve"> with each </w:t>
      </w:r>
      <w:r>
        <w:t>comprising about</w:t>
      </w:r>
      <w:r w:rsidR="00561475">
        <w:t xml:space="preserve"> one-third of participants: (1) a neutral mental </w:t>
      </w:r>
      <w:r>
        <w:t xml:space="preserve">health </w:t>
      </w:r>
      <w:r w:rsidR="00561475">
        <w:t xml:space="preserve">response cluster, (2) a cluster characterized by </w:t>
      </w:r>
      <w:r>
        <w:t xml:space="preserve">predominantly </w:t>
      </w:r>
      <w:r w:rsidR="00561475">
        <w:t xml:space="preserve">salutatory reaction to the accident defined as post-traumatic growth cluster (3) and a cluster hallmarked by symptoms of post-traumatic stress </w:t>
      </w:r>
      <w:r>
        <w:t>as well as other facets of impaired mental health such as symptoms of</w:t>
      </w:r>
      <w:r w:rsidR="00561475">
        <w:t xml:space="preserve"> anxiety, depression, </w:t>
      </w:r>
      <w:r>
        <w:t xml:space="preserve">panic disorder and persistent somatic symptoms, This cluster was </w:t>
      </w:r>
      <w:r w:rsidR="00E145F3">
        <w:t xml:space="preserve">also characterized by low </w:t>
      </w:r>
      <w:r w:rsidR="00E14B8A">
        <w:t xml:space="preserve">resilience, quality of life and sense of coherence. </w:t>
      </w:r>
    </w:p>
    <w:p w14:paraId="411DFEE4" w14:textId="7C7EAA09" w:rsidR="005A6055" w:rsidRPr="005A6055" w:rsidRDefault="005A6055" w:rsidP="005A6055">
      <w:pPr>
        <w:pStyle w:val="Textkrper"/>
      </w:pPr>
      <w:r w:rsidRPr="00780527">
        <w:t>Studies conducted on mountain guides and mountain rescue personnel, showed that</w:t>
      </w:r>
      <w:r w:rsidR="009F5925" w:rsidRPr="00780527">
        <w:t xml:space="preserve"> </w:t>
      </w:r>
      <w:r w:rsidRPr="00780527">
        <w:t>71 - 78% experienced a traumatic event (26,27)</w:t>
      </w:r>
      <w:r w:rsidR="00780527">
        <w:t xml:space="preserve"> .I</w:t>
      </w:r>
      <w:r w:rsidRPr="00780527">
        <w:t xml:space="preserve">ntriguingly, the frequency of PTSD symptoms ranged between 1 - 2.7% which was less than in the general population and, particularly, much lower than in other vulnerable groups such as emergency workers (26,27), </w:t>
      </w:r>
      <w:r w:rsidR="006907C0" w:rsidRPr="00780527">
        <w:t xml:space="preserve"> These results are in line with those of our trial, where </w:t>
      </w:r>
      <w:r w:rsidR="006907C0">
        <w:t xml:space="preserve"> only 1.1% reached the cut off suggestive of manifest posttraumatic stress disorder, representing an essentially lower percentage compared to the general population</w:t>
      </w:r>
      <w:r w:rsidR="006907C0" w:rsidRPr="008C387C">
        <w:t xml:space="preserve">. </w:t>
      </w:r>
      <w:r w:rsidR="008C387C" w:rsidRPr="00780527">
        <w:fldChar w:fldCharType="begin"/>
      </w:r>
      <w:r w:rsidR="008C387C" w:rsidRPr="00780527">
        <w:instrText xml:space="preserve"> ADDIN EN.CITE &lt;EndNote&gt;&lt;Cite&gt;&lt;RecNum&gt;332&lt;/RecNum&gt;&lt;DisplayText&gt;(6)&lt;/DisplayText&gt;&lt;record&gt;&lt;rec-number&gt;332&lt;/rec-number&gt;&lt;foreign-keys&gt;&lt;key app="EN" db-id="0vtxwxsr7d5sexewaexpffv359zes0aa5aet" timestamp="1686247970"&gt;332&lt;/key&gt;&lt;/foreign-keys&gt;&lt;ref-type name="Journal Article"&gt;17&lt;/ref-type&gt;&lt;contributors&gt;&lt;/contributors&gt;&lt;titles&gt;&lt;title&gt;https://www.ptsd.va.gov/understand/common/common_adults.asp#:~:text=About%206%20out%20of%20every,criteria%20for%20PTSD%20after%20treatment.&lt;/title&gt;&lt;/titles&gt;&lt;dates&gt;&lt;/dates&gt;&lt;urls&gt;&lt;/urls&gt;&lt;/record&gt;&lt;/Cite&gt;&lt;/EndNote&gt;</w:instrText>
      </w:r>
      <w:r w:rsidR="008C387C" w:rsidRPr="00780527">
        <w:fldChar w:fldCharType="separate"/>
      </w:r>
      <w:r w:rsidR="008C387C" w:rsidRPr="00780527">
        <w:rPr>
          <w:noProof/>
        </w:rPr>
        <w:t>(6)</w:t>
      </w:r>
      <w:r w:rsidR="008C387C" w:rsidRPr="00780527">
        <w:fldChar w:fldCharType="end"/>
      </w:r>
      <w:r w:rsidR="008C387C" w:rsidDel="008C387C">
        <w:t xml:space="preserve"> </w:t>
      </w:r>
      <w:r w:rsidR="00A02FFB" w:rsidRPr="00780527">
        <w:t>Moreover, in</w:t>
      </w:r>
      <w:r w:rsidR="006907C0" w:rsidRPr="00780527">
        <w:t xml:space="preserve"> mountain rescue personnel, </w:t>
      </w:r>
      <w:r w:rsidRPr="00780527">
        <w:t xml:space="preserve">significantly higher resilience levels than in the general population were reported (27). </w:t>
      </w:r>
      <w:r w:rsidR="006907C0" w:rsidRPr="00780527">
        <w:t xml:space="preserve">These results also correspond with those of our trial, where </w:t>
      </w:r>
      <w:r w:rsidR="006907C0">
        <w:t xml:space="preserve">roughly two-thirds of participants were assigned to the highest of the three different resilience </w:t>
      </w:r>
      <w:r w:rsidR="00A02FFB">
        <w:t>classes (</w:t>
      </w:r>
      <w:r w:rsidR="006907C0">
        <w:t xml:space="preserve">35). </w:t>
      </w:r>
      <w:r w:rsidR="0014414A" w:rsidRPr="0014414A">
        <w:t xml:space="preserve">Quality of life was rated with median 4.4 EUROHIS points, which was comparable to the generalized Western European population (37). </w:t>
      </w:r>
      <w:r w:rsidR="00D14F14" w:rsidRPr="0014414A">
        <w:t>In literature</w:t>
      </w:r>
      <w:r w:rsidR="00D14F14">
        <w:t xml:space="preserve">, it has been shown that symptoms of post-traumatic stress disorder are often associated to post traumatic growth </w:t>
      </w:r>
      <w:r w:rsidR="00D14F14">
        <w:fldChar w:fldCharType="begin"/>
      </w:r>
      <w:r w:rsidR="00D14F14">
        <w:instrText xml:space="preserve"> ADDIN EN.CITE &lt;EndNote&gt;&lt;Cite&gt;&lt;Author&gt;Liu&lt;/Author&gt;&lt;Year&gt;2017&lt;/Year&gt;&lt;RecNum&gt;329&lt;/RecNum&gt;&lt;DisplayText&gt;(5)&lt;/DisplayText&gt;&lt;record&gt;&lt;rec-number&gt;329&lt;/rec-number&gt;&lt;foreign-keys&gt;&lt;key app="EN" db-id="0vtxwxsr7d5sexewaexpffv359zes0aa5aet" timestamp="1686234310"&gt;329&lt;/key&gt;&lt;/foreign-keys&gt;&lt;ref-type name="Journal Article"&gt;17&lt;/ref-type&gt;&lt;contributors&gt;&lt;authors&gt;&lt;author&gt;Liu, A. N.&lt;/author&gt;&lt;author&gt;Wang, L. L.&lt;/author&gt;&lt;author&gt;Li, H. P.&lt;/author&gt;&lt;author&gt;Gong, J.&lt;/author&gt;&lt;author&gt;Liu, X. H.&lt;/author&gt;&lt;/authors&gt;&lt;/contributors&gt;&lt;auth-address&gt;*School of Nursing, Second Military Medical University, Shanghai; and †School of Nursing, Anhui Medical University, Shu Shan District, Hefei, China.&lt;/auth-address&gt;&lt;titles&gt;&lt;title&gt;Correlation Between Posttraumatic Growth and Posttraumatic Stress Disorder Symptoms Based on Pearson Correlation Coefficient: A Meta-Analysis&lt;/title&gt;&lt;secondary-title&gt;J Nerv Ment Dis&lt;/secondary-title&gt;&lt;/titles&gt;&lt;periodical&gt;&lt;full-title&gt;J Nerv Ment Dis&lt;/full-title&gt;&lt;/periodical&gt;&lt;pages&gt;380-389&lt;/pages&gt;&lt;volume&gt;205&lt;/volume&gt;&lt;number&gt;5&lt;/number&gt;&lt;edition&gt;2016/11/23&lt;/edition&gt;&lt;keywords&gt;&lt;keyword&gt;Adaptation, Psychological/*physiology&lt;/keyword&gt;&lt;keyword&gt;Humans&lt;/keyword&gt;&lt;keyword&gt;Statistics as Topic&lt;/keyword&gt;&lt;keyword&gt;Stress Disorders, Post-Traumatic/*psychology&lt;/keyword&gt;&lt;/keywords&gt;&lt;dates&gt;&lt;year&gt;2017&lt;/year&gt;&lt;pub-dates&gt;&lt;date&gt;May&lt;/date&gt;&lt;/pub-dates&gt;&lt;/dates&gt;&lt;isbn&gt;0022-3018&lt;/isbn&gt;&lt;accession-num&gt;27875386&lt;/accession-num&gt;&lt;urls&gt;&lt;/urls&gt;&lt;electronic-resource-num&gt;10.1097/nmd.0000000000000605&lt;/electronic-resource-num&gt;&lt;remote-database-provider&gt;NLM&lt;/remote-database-provider&gt;&lt;language&gt;eng&lt;/language&gt;&lt;/record&gt;&lt;/Cite&gt;&lt;/EndNote&gt;</w:instrText>
      </w:r>
      <w:r w:rsidR="00D14F14">
        <w:fldChar w:fldCharType="separate"/>
      </w:r>
      <w:r w:rsidR="00D14F14">
        <w:rPr>
          <w:noProof/>
        </w:rPr>
        <w:t>(5)</w:t>
      </w:r>
      <w:r w:rsidR="00D14F14">
        <w:fldChar w:fldCharType="end"/>
      </w:r>
      <w:r w:rsidR="00D14F14">
        <w:t xml:space="preserve">, giving reason to assume that a traumatic event may lead an individual to learn positively from it. In line with these results, a study conducted in 2022 on Swiss mountain guides, found a positive correlation between the severity of PTSD symptoms and low sense of coherence </w:t>
      </w:r>
      <w:r w:rsidR="00D14F14">
        <w:fldChar w:fldCharType="begin"/>
      </w:r>
      <w:r w:rsidR="00D14F14">
        <w:instrText xml:space="preserve"> ADDIN EN.CITE &lt;EndNote&gt;&lt;Cite&gt;&lt;Author&gt;Mikutta&lt;/Author&gt;&lt;Year&gt;2022&lt;/Year&gt;&lt;RecNum&gt;328&lt;/RecNum&gt;&lt;DisplayText&gt;(4)&lt;/DisplayText&gt;&lt;record&gt;&lt;rec-number&gt;328&lt;/rec-number&gt;&lt;foreign-keys&gt;&lt;key app="EN" db-id="0vtxwxsr7d5sexewaexpffv359zes0aa5aet" timestamp="1686233984"&gt;328&lt;/key&gt;&lt;/foreign-keys&gt;&lt;ref-type name="Journal Article"&gt;17&lt;/ref-type&gt;&lt;contributors&gt;&lt;authors&gt;&lt;author&gt;Mikutta, C.&lt;/author&gt;&lt;author&gt;Schmid, J. J.&lt;/author&gt;&lt;author&gt;Ehlert, U.&lt;/author&gt;&lt;/authors&gt;&lt;/contributors&gt;&lt;auth-address&gt;University Hospital of Psychiatry and Psychotherapy, University of Bern, Bern, Switzerland.&amp;#xD;Privatklinik Meiringen, Meiringen, Switzerland.&amp;#xD;Department of Clinical Psychology, University of Zurich, Zurich, Switzerland.&lt;/auth-address&gt;&lt;titles&gt;&lt;title&gt;Resilience and Post-traumatic Stress Disorder in the Swiss Alpine Rescue Association&lt;/title&gt;&lt;secondary-title&gt;Front Psychiatry&lt;/secondary-title&gt;&lt;/titles&gt;&lt;periodical&gt;&lt;full-title&gt;Front Psychiatry&lt;/full-title&gt;&lt;/periodical&gt;&lt;pages&gt;780498&lt;/pages&gt;&lt;volume&gt;13&lt;/volume&gt;&lt;edition&gt;2022/04/12&lt;/edition&gt;&lt;keywords&gt;&lt;keyword&gt;mountain rescue&lt;/keyword&gt;&lt;keyword&gt;post-traumatic stress disorder&lt;/keyword&gt;&lt;keyword&gt;resilience&lt;/keyword&gt;&lt;keyword&gt;sense of coherence&lt;/keyword&gt;&lt;keyword&gt;trauma&lt;/keyword&gt;&lt;keyword&gt;commercial or financial relationships that could be construed as a potential&lt;/keyword&gt;&lt;keyword&gt;conflict of interest.&lt;/keyword&gt;&lt;/keywords&gt;&lt;dates&gt;&lt;year&gt;2022&lt;/year&gt;&lt;/dates&gt;&lt;isbn&gt;1664-0640 (Print)&amp;#xD;1664-0640&lt;/isbn&gt;&lt;accession-num&gt;35401258&lt;/accession-num&gt;&lt;urls&gt;&lt;/urls&gt;&lt;custom2&gt;PMC8985199&lt;/custom2&gt;&lt;electronic-resource-num&gt;10.3389/fpsyt.2022.780498&lt;/electronic-resource-num&gt;&lt;remote-database-provider&gt;NLM&lt;/remote-database-provider&gt;&lt;language&gt;eng&lt;/language&gt;&lt;/record&gt;&lt;/Cite&gt;&lt;/EndNote&gt;</w:instrText>
      </w:r>
      <w:r w:rsidR="00D14F14">
        <w:fldChar w:fldCharType="separate"/>
      </w:r>
      <w:r w:rsidR="00D14F14">
        <w:rPr>
          <w:noProof/>
        </w:rPr>
        <w:t>(4)</w:t>
      </w:r>
      <w:r w:rsidR="00D14F14">
        <w:fldChar w:fldCharType="end"/>
      </w:r>
      <w:r w:rsidR="00D14F14">
        <w:t>.</w:t>
      </w:r>
      <w:r w:rsidRPr="00DC4739">
        <w:rPr>
          <w:color w:val="000000" w:themeColor="text1"/>
        </w:rPr>
        <w:t xml:space="preserve">In contrast, a trial conducted in 2020 found a PTSD prevalence up to 22 % among mountain workers once differentiating between clinical interviews and self-reporting of symptoms for the assessment of PTSD. </w:t>
      </w:r>
      <w:r w:rsidRPr="00DC4739">
        <w:t>(28). Concerning alpine accidents, survivors of avalanches were affected by acute and long-term PTSD symptoms such as hyperarousal or sleep disorders at rates between 11 - 16% (29,30).</w:t>
      </w:r>
      <w:r>
        <w:t xml:space="preserve"> </w:t>
      </w:r>
    </w:p>
    <w:p w14:paraId="4400A406" w14:textId="65C638AE" w:rsidR="000A4509" w:rsidRDefault="00A02FFB" w:rsidP="00CC7778">
      <w:pPr>
        <w:pStyle w:val="Textkrper"/>
        <w:rPr>
          <w:ins w:id="58" w:author="HÜFNER Katharina,Univ.Prof. Dr." w:date="2023-06-13T19:49:00Z"/>
        </w:rPr>
      </w:pPr>
      <w:commentRangeStart w:id="59"/>
      <w:r w:rsidRPr="00780527">
        <w:t>According</w:t>
      </w:r>
      <w:commentRangeEnd w:id="59"/>
      <w:r w:rsidR="0014414A">
        <w:rPr>
          <w:rStyle w:val="Kommentarzeichen"/>
        </w:rPr>
        <w:commentReference w:id="59"/>
      </w:r>
      <w:r w:rsidR="00CC7778" w:rsidRPr="00780527">
        <w:t xml:space="preserve"> to literature, factors pre-disposing for PTSD </w:t>
      </w:r>
      <w:proofErr w:type="gramStart"/>
      <w:r w:rsidR="00CC7778" w:rsidRPr="00780527">
        <w:t>include</w:t>
      </w:r>
      <w:proofErr w:type="gramEnd"/>
      <w:r w:rsidR="00CC7778" w:rsidRPr="00780527">
        <w:t xml:space="preserve"> multiple trauma exposition e.g. in a family (11) or professional setting (12), female gender (13) and young age at the time of traumatization (14). Yet, effects of early demographic or clinical predictors available during acute medical or psychiatric management of traumatic events on PTSD </w:t>
      </w:r>
      <w:r w:rsidR="00CC7778" w:rsidRPr="00780527">
        <w:lastRenderedPageBreak/>
        <w:t xml:space="preserve">risk seem to </w:t>
      </w:r>
      <w:r w:rsidR="00780527" w:rsidRPr="00780527">
        <w:t>be weak</w:t>
      </w:r>
      <w:r w:rsidR="00CC7778" w:rsidRPr="00780527">
        <w:t xml:space="preserve"> (15).</w:t>
      </w:r>
      <w:r w:rsidR="0033371A">
        <w:t xml:space="preserve"> </w:t>
      </w:r>
      <w:r w:rsidR="00CC7778" w:rsidRPr="00780527">
        <w:t>Similarly, in our</w:t>
      </w:r>
      <w:r w:rsidR="00CC7778">
        <w:t xml:space="preserve"> study, </w:t>
      </w:r>
      <w:r w:rsidR="00F82484">
        <w:t xml:space="preserve">no distinct background of the individual clusters could be identified. </w:t>
      </w:r>
      <w:commentRangeStart w:id="60"/>
      <w:r w:rsidR="00F82484">
        <w:t>We found the PTSD cluster to be characterized by a moderately increased number of female</w:t>
      </w:r>
      <w:r w:rsidR="00CC7778">
        <w:t xml:space="preserve">s, </w:t>
      </w:r>
      <w:r w:rsidR="00F82484">
        <w:t>more low-to-moderate income participants, non-academic graduates, chronic somatic and psychiatric conditions as well as individuals requiring hospitalization and surgery in the PTG and</w:t>
      </w:r>
      <w:proofErr w:type="gramStart"/>
      <w:r w:rsidR="00F82484">
        <w:t>, in particular, in</w:t>
      </w:r>
      <w:proofErr w:type="gramEnd"/>
      <w:r w:rsidR="00F82484">
        <w:t xml:space="preserve"> the PTSD cluster</w:t>
      </w:r>
      <w:r w:rsidR="00561475">
        <w:t xml:space="preserve">. </w:t>
      </w:r>
      <w:commentRangeEnd w:id="60"/>
      <w:r w:rsidR="0014414A">
        <w:rPr>
          <w:rStyle w:val="Kommentarzeichen"/>
        </w:rPr>
        <w:commentReference w:id="60"/>
      </w:r>
    </w:p>
    <w:p w14:paraId="0052D327" w14:textId="1319B9D6" w:rsidR="000A4509" w:rsidRDefault="00561475" w:rsidP="00CC7778">
      <w:pPr>
        <w:pStyle w:val="Textkrper"/>
      </w:pPr>
      <w:commentRangeStart w:id="61"/>
      <w:r>
        <w:t>Injury</w:t>
      </w:r>
      <w:commentRangeEnd w:id="61"/>
      <w:r w:rsidR="0014414A">
        <w:rPr>
          <w:rStyle w:val="Kommentarzeichen"/>
        </w:rPr>
        <w:commentReference w:id="61"/>
      </w:r>
      <w:r>
        <w:t xml:space="preserve"> severity and localization or professional rescue rates indicative of potentially more severe accident were comparable between the clusters.</w:t>
      </w:r>
      <w:r w:rsidR="000A4509">
        <w:t xml:space="preserve"> These results are incoherent with literature, </w:t>
      </w:r>
      <w:r w:rsidR="000A4509" w:rsidRPr="00780527">
        <w:t>where PTSD frequency in accident victims was found to be positively correlated with head injuries, hospitalization length and pain (16).</w:t>
      </w:r>
      <w:r w:rsidR="000A4509">
        <w:t xml:space="preserve"> </w:t>
      </w:r>
      <w:r>
        <w:t xml:space="preserve"> </w:t>
      </w:r>
    </w:p>
    <w:p w14:paraId="0636384C" w14:textId="6FF5A5D1" w:rsidR="0070620F" w:rsidRDefault="000A453A" w:rsidP="00DC4739">
      <w:pPr>
        <w:pStyle w:val="Textkrper"/>
      </w:pPr>
      <w:r>
        <w:t>A study conducted in 2020 showed that machine learning may be a helpful medium for the identification of clinical predictors for the development of PTSD.</w:t>
      </w:r>
      <w:r>
        <w:fldChar w:fldCharType="begin"/>
      </w:r>
      <w:r w:rsidR="008C387C">
        <w:instrText xml:space="preserve"> ADDIN EN.CITE &lt;EndNote&gt;&lt;Cite&gt;&lt;RecNum&gt;88&lt;/RecNum&gt;&lt;DisplayText&gt;(7)&lt;/DisplayText&gt;&lt;record&gt;&lt;rec-number&gt;88&lt;/rec-number&gt;&lt;foreign-keys&gt;&lt;key app="EN" db-id="0vtxwxsr7d5sexewaexpffv359zes0aa5aet" timestamp="1662307776"&gt;88&lt;/key&gt;&lt;/foreign-keys&gt;&lt;ref-type name="Journal Article"&gt;17&lt;/ref-type&gt;&lt;contributors&gt;&lt;/contributors&gt;&lt;titles&gt;&lt;title&gt;(https://icd.who.int/browse11/l-m/en#/http://id.who.int/icd/entity/2070699808).&lt;/title&gt;&lt;/titles&gt;&lt;dates&gt;&lt;/dates&gt;&lt;urls&gt;&lt;/urls&gt;&lt;/record&gt;&lt;/Cite&gt;&lt;/EndNote&gt;</w:instrText>
      </w:r>
      <w:r>
        <w:fldChar w:fldCharType="separate"/>
      </w:r>
      <w:r w:rsidR="008C387C">
        <w:rPr>
          <w:noProof/>
        </w:rPr>
        <w:t>(7)</w:t>
      </w:r>
      <w:r>
        <w:fldChar w:fldCharType="end"/>
      </w:r>
      <w:r>
        <w:t xml:space="preserve"> In our trial, </w:t>
      </w:r>
      <w:r w:rsidR="00561475">
        <w:t>the lacking non-mental explanatory variables strongly associated with the cluster assignment likely resulted in sub-optimal performance of machine learning classifiers employed for prediction of the cluster assignment and identification of accident victims at risk of mental health problems.</w:t>
      </w:r>
      <w:r w:rsidR="00CC7778">
        <w:t xml:space="preserve"> </w:t>
      </w:r>
    </w:p>
    <w:p w14:paraId="782BA752" w14:textId="7BD7B3A6" w:rsidR="00A02FFB" w:rsidRPr="00B84ED3" w:rsidRDefault="00A02FFB">
      <w:pPr>
        <w:pStyle w:val="Textkrper"/>
        <w:rPr>
          <w:sz w:val="32"/>
          <w:szCs w:val="32"/>
        </w:rPr>
      </w:pPr>
    </w:p>
    <w:p w14:paraId="1D13E8EF" w14:textId="36C32EF7" w:rsidR="00A02FFB" w:rsidRPr="00B84ED3" w:rsidRDefault="00A02FFB" w:rsidP="00B84ED3">
      <w:pPr>
        <w:pStyle w:val="Textkrper"/>
        <w:rPr>
          <w:sz w:val="32"/>
          <w:szCs w:val="32"/>
        </w:rPr>
      </w:pPr>
      <w:r w:rsidRPr="00B84ED3">
        <w:rPr>
          <w:sz w:val="32"/>
          <w:szCs w:val="32"/>
        </w:rPr>
        <w:t>Limitations</w:t>
      </w:r>
    </w:p>
    <w:p w14:paraId="691A7B85" w14:textId="6EADED3C" w:rsidR="00F82484" w:rsidRDefault="00F82484" w:rsidP="00F82484">
      <w:pPr>
        <w:pStyle w:val="Textkrper"/>
      </w:pPr>
      <w:commentRangeStart w:id="62"/>
      <w:r>
        <w:t>Our</w:t>
      </w:r>
      <w:commentRangeEnd w:id="62"/>
      <w:r w:rsidR="00B67FBD">
        <w:rPr>
          <w:rStyle w:val="Kommentarzeichen"/>
        </w:rPr>
        <w:commentReference w:id="62"/>
      </w:r>
      <w:r>
        <w:t xml:space="preserve"> study bears few limitations. The </w:t>
      </w:r>
      <w:r w:rsidR="00EF1A72">
        <w:t>most important is the</w:t>
      </w:r>
      <w:r>
        <w:t xml:space="preserve"> low response rate of </w:t>
      </w:r>
      <w:commentRangeStart w:id="63"/>
      <w:r>
        <w:t xml:space="preserve">8.57 </w:t>
      </w:r>
      <w:commentRangeEnd w:id="63"/>
      <w:r w:rsidR="00F72983">
        <w:rPr>
          <w:rStyle w:val="Kommentarzeichen"/>
        </w:rPr>
        <w:commentReference w:id="63"/>
      </w:r>
      <w:r>
        <w:t xml:space="preserve">%. One possible explanation for this phenomenon might be the subject of the survey, investigating </w:t>
      </w:r>
      <w:r w:rsidR="00B2513A">
        <w:t>symptoms of posttraumatic stress disorder</w:t>
      </w:r>
      <w:r>
        <w:t xml:space="preserve">. A large multi-waved internet panel on surveys covering various topics has found that trauma-related questions were perceived as more difficult to answer as compared to others </w:t>
      </w:r>
      <w:r>
        <w:fldChar w:fldCharType="begin"/>
      </w:r>
      <w:r w:rsidR="008C387C">
        <w:instrText xml:space="preserve"> ADDIN EN.CITE &lt;EndNote&gt;&lt;Cite&gt;&lt;Author&gt;van der Velden&lt;/Author&gt;&lt;Year&gt;2013&lt;/Year&gt;&lt;RecNum&gt;318&lt;/RecNum&gt;&lt;DisplayText&gt;(8)&lt;/DisplayText&gt;&lt;record&gt;&lt;rec-number&gt;318&lt;/rec-number&gt;&lt;foreign-keys&gt;&lt;key app="EN" db-id="0vtxwxsr7d5sexewaexpffv359zes0aa5aet" timestamp="1678289561"&gt;318&lt;/key&gt;&lt;/foreign-keys&gt;&lt;ref-type name="Journal Article"&gt;17&lt;/ref-type&gt;&lt;contributors&gt;&lt;authors&gt;&lt;author&gt;van der Velden, P. G.&lt;/author&gt;&lt;author&gt;Bosmans, M. W.&lt;/author&gt;&lt;author&gt;Scherpenzeel, A. C.&lt;/author&gt;&lt;/authors&gt;&lt;/contributors&gt;&lt;auth-address&gt;INTERVICT, Tilburg University, Tilburg, The Netherlands.&lt;/auth-address&gt;&lt;titles&gt;&lt;title&gt;The burden of research on trauma for respondents: a prospective and comparative study on respondents evaluations and predictors&lt;/title&gt;&lt;secondary-title&gt;PLoS One&lt;/secondary-title&gt;&lt;/titles&gt;&lt;periodical&gt;&lt;full-title&gt;PLoS One&lt;/full-title&gt;&lt;/periodical&gt;&lt;pages&gt;e77266&lt;/pages&gt;&lt;volume&gt;8&lt;/volume&gt;&lt;number&gt;10&lt;/number&gt;&lt;edition&gt;2013/11/10&lt;/edition&gt;&lt;keywords&gt;&lt;keyword&gt;Accidents/*psychology&lt;/keyword&gt;&lt;keyword&gt;*Adaptation, Psychological&lt;/keyword&gt;&lt;keyword&gt;Adult&lt;/keyword&gt;&lt;keyword&gt;Aged&lt;/keyword&gt;&lt;keyword&gt;Aged, 80 and over&lt;/keyword&gt;&lt;keyword&gt;Biomedical Research/*statistics &amp;amp; numerical data&lt;/keyword&gt;&lt;keyword&gt;Female&lt;/keyword&gt;&lt;keyword&gt;Health Surveys/*statistics &amp;amp; numerical data&lt;/keyword&gt;&lt;keyword&gt;Humans&lt;/keyword&gt;&lt;keyword&gt;Life Change Events&lt;/keyword&gt;&lt;keyword&gt;Male&lt;/keyword&gt;&lt;keyword&gt;Mental Health&lt;/keyword&gt;&lt;keyword&gt;Middle Aged&lt;/keyword&gt;&lt;keyword&gt;Netherlands&lt;/keyword&gt;&lt;keyword&gt;Prospective Studies&lt;/keyword&gt;&lt;keyword&gt;Regression Analysis&lt;/keyword&gt;&lt;keyword&gt;Stress Disorders, Post-Traumatic/*psychology&lt;/keyword&gt;&lt;/keywords&gt;&lt;dates&gt;&lt;year&gt;2013&lt;/year&gt;&lt;/dates&gt;&lt;isbn&gt;1932-6203&lt;/isbn&gt;&lt;accession-num&gt;24204785&lt;/accession-num&gt;&lt;urls&gt;&lt;/urls&gt;&lt;custom2&gt;PMC3804544&lt;/custom2&gt;&lt;electronic-resource-num&gt;10.1371/journal.pone.0077266&lt;/electronic-resource-num&gt;&lt;remote-database-provider&gt;NLM&lt;/remote-database-provider&gt;&lt;language&gt;eng&lt;/language&gt;&lt;/record&gt;&lt;/Cite&gt;&lt;/EndNote&gt;</w:instrText>
      </w:r>
      <w:r>
        <w:fldChar w:fldCharType="separate"/>
      </w:r>
      <w:r w:rsidR="008C387C">
        <w:rPr>
          <w:noProof/>
        </w:rPr>
        <w:t>(8)</w:t>
      </w:r>
      <w:r>
        <w:fldChar w:fldCharType="end"/>
      </w:r>
      <w:r>
        <w:t>, indicating that surveys including these kind of questions could be completed less frequently.</w:t>
      </w:r>
      <w:r w:rsidR="00253289">
        <w:fldChar w:fldCharType="begin">
          <w:fldData xml:space="preserve">PEVuZE5vdGU+PENpdGU+PEF1dGhvcj5DaGV1bmc8L0F1dGhvcj48WWVhcj4yMDE3PC9ZZWFyPjxS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</w:fldData>
        </w:fldChar>
      </w:r>
      <w:r w:rsidR="008C387C">
        <w:instrText xml:space="preserve"> ADDIN EN.CITE </w:instrText>
      </w:r>
      <w:r w:rsidR="008C387C">
        <w:fldChar w:fldCharType="begin">
          <w:fldData xml:space="preserve">PEVuZE5vdGU+PENpdGU+PEF1dGhvcj5DaGV1bmc8L0F1dGhvcj48WWVhcj4yMDE3PC9ZZWFyPjxS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</w:fldData>
        </w:fldChar>
      </w:r>
      <w:r w:rsidR="008C387C">
        <w:instrText xml:space="preserve"> ADDIN EN.CITE.DATA </w:instrText>
      </w:r>
      <w:r w:rsidR="008C387C">
        <w:fldChar w:fldCharType="end"/>
      </w:r>
      <w:r w:rsidR="00253289">
        <w:fldChar w:fldCharType="separate"/>
      </w:r>
      <w:r w:rsidR="008C387C">
        <w:rPr>
          <w:noProof/>
        </w:rPr>
        <w:t>(9)</w:t>
      </w:r>
      <w:r w:rsidR="00253289">
        <w:fldChar w:fldCharType="end"/>
      </w:r>
      <w:r>
        <w:t xml:space="preserve"> </w:t>
      </w:r>
    </w:p>
    <w:p w14:paraId="18705521" w14:textId="7582B4AB" w:rsidR="00D71827" w:rsidRDefault="00F82484" w:rsidP="00F82484">
      <w:pPr>
        <w:pStyle w:val="Textkrper"/>
      </w:pPr>
      <w:r>
        <w:t xml:space="preserve">Further, although the key phenomena in the newly identified mental clusters, post-traumatic </w:t>
      </w:r>
      <w:proofErr w:type="gramStart"/>
      <w:r>
        <w:t>growth</w:t>
      </w:r>
      <w:proofErr w:type="gramEnd"/>
      <w:r>
        <w:t xml:space="preserve"> and post-traumatic stress disorder, are clearly associated with trauma (8,9), we could not exclude the mental cluster assignment to be affected by other events than the sport accident. </w:t>
      </w:r>
      <w:proofErr w:type="gramStart"/>
      <w:r w:rsidR="00B2513A">
        <w:t>Also</w:t>
      </w:r>
      <w:proofErr w:type="gramEnd"/>
      <w:r w:rsidR="00B2513A">
        <w:t xml:space="preserve"> our </w:t>
      </w:r>
      <w:r>
        <w:t xml:space="preserve">variable set misses potentially important explanatory factors for the mental </w:t>
      </w:r>
      <w:r w:rsidR="00EF1A72">
        <w:t xml:space="preserve">health response </w:t>
      </w:r>
      <w:r>
        <w:t>cluster classification such as rehabilitation need or ab</w:t>
      </w:r>
      <w:commentRangeStart w:id="64"/>
      <w:r>
        <w:t>ility</w:t>
      </w:r>
      <w:commentRangeEnd w:id="64"/>
      <w:r w:rsidR="00F72983">
        <w:rPr>
          <w:rStyle w:val="Kommentarzeichen"/>
        </w:rPr>
        <w:commentReference w:id="64"/>
      </w:r>
      <w:r>
        <w:t xml:space="preserve"> to work. </w:t>
      </w:r>
      <w:proofErr w:type="spellStart"/>
      <w:proofErr w:type="gramStart"/>
      <w:r>
        <w:t>Finally,</w:t>
      </w:r>
      <w:r w:rsidR="00EF1A72">
        <w:t>further</w:t>
      </w:r>
      <w:proofErr w:type="spellEnd"/>
      <w:proofErr w:type="gramEnd"/>
      <w:r>
        <w:t xml:space="preserve"> effects may have been obscured in the cross-sectional cohort and needs to be investigated in </w:t>
      </w:r>
      <w:r w:rsidR="00EF1A72">
        <w:t xml:space="preserve">a longitudinal design. </w:t>
      </w:r>
    </w:p>
    <w:p w14:paraId="30ABAD00" w14:textId="7B8A5A0A" w:rsidR="00F630B1" w:rsidRDefault="005D0E30" w:rsidP="00F630B1">
      <w:pPr>
        <w:pStyle w:val="berschrift1"/>
      </w:pPr>
      <w:bookmarkStart w:id="65" w:name="conclusion"/>
      <w:bookmarkEnd w:id="56"/>
      <w:r>
        <w:t xml:space="preserve">Conclusion and </w:t>
      </w:r>
      <w:r w:rsidR="00F630B1">
        <w:t>Future Outlook</w:t>
      </w:r>
    </w:p>
    <w:p w14:paraId="6A4833D9" w14:textId="0CF60969" w:rsidR="0070620F" w:rsidRDefault="00F630B1" w:rsidP="0091508F">
      <w:pPr>
        <w:pStyle w:val="Textkrper"/>
      </w:pPr>
      <w:r>
        <w:t xml:space="preserve">This present </w:t>
      </w:r>
      <w:r w:rsidR="0091508F">
        <w:t>study</w:t>
      </w:r>
      <w:r>
        <w:t xml:space="preserve"> represents a first attempt to </w:t>
      </w:r>
      <w:r w:rsidR="005D0E30">
        <w:t>characterize</w:t>
      </w:r>
      <w:r>
        <w:t xml:space="preserve"> post-traumatic stress</w:t>
      </w:r>
      <w:r w:rsidR="0091508F">
        <w:t xml:space="preserve"> and further facets of mental health response</w:t>
      </w:r>
      <w:r>
        <w:t xml:space="preserve"> following an accident during </w:t>
      </w:r>
      <w:r w:rsidR="00F82484">
        <w:t>sports</w:t>
      </w:r>
      <w:r w:rsidR="00DD43F4">
        <w:t xml:space="preserve"> in the mountains.</w:t>
      </w:r>
      <w:r>
        <w:t xml:space="preserve"> </w:t>
      </w:r>
      <w:r w:rsidR="0091508F">
        <w:t xml:space="preserve">Importantly we did not restrict our analysis to hospitalized individuals. </w:t>
      </w:r>
      <w:r w:rsidR="00EF1A72">
        <w:t xml:space="preserve">We identified a significant percentage of individuals (about 1/3) with mental health </w:t>
      </w:r>
      <w:r w:rsidR="00EF1A72">
        <w:lastRenderedPageBreak/>
        <w:t xml:space="preserve">impairment. However, we could not identify </w:t>
      </w:r>
      <w:proofErr w:type="spellStart"/>
      <w:r w:rsidR="00EF1A72">
        <w:t>roubust</w:t>
      </w:r>
      <w:proofErr w:type="spellEnd"/>
      <w:r w:rsidR="00EF1A72">
        <w:t xml:space="preserve"> predictors for posttraumatic stress from the variables available during early medical treatment. </w:t>
      </w:r>
      <w:r>
        <w:t xml:space="preserve">Hence, considering the increasing popularity of mountain sports in Tyrol, </w:t>
      </w:r>
      <w:r w:rsidR="001776C8">
        <w:t xml:space="preserve">for the time being it seems most appropriate to use low threshold information for all individuals treated in a Department of Orthopedics and Traumatology following an accident in the mountains. This could </w:t>
      </w:r>
      <w:r w:rsidR="002312FE">
        <w:t>include</w:t>
      </w:r>
      <w:r w:rsidR="001776C8">
        <w:t xml:space="preserve"> </w:t>
      </w:r>
      <w:r>
        <w:t>the distribution of informative leaflets</w:t>
      </w:r>
      <w:r w:rsidR="001776C8">
        <w:t xml:space="preserve">, short </w:t>
      </w:r>
      <w:r w:rsidR="00EF1A72">
        <w:t xml:space="preserve">informative </w:t>
      </w:r>
      <w:r w:rsidR="002312FE">
        <w:t>additions</w:t>
      </w:r>
      <w:r w:rsidR="001776C8">
        <w:t xml:space="preserve"> to the discharge </w:t>
      </w:r>
      <w:r w:rsidR="002312FE">
        <w:t>letter</w:t>
      </w:r>
      <w:r w:rsidR="001776C8">
        <w:t xml:space="preserve"> or a </w:t>
      </w:r>
      <w:r w:rsidR="002312FE">
        <w:t xml:space="preserve">QR </w:t>
      </w:r>
      <w:r w:rsidR="001776C8">
        <w:t>code</w:t>
      </w:r>
      <w:r w:rsidR="002312FE">
        <w:t>d</w:t>
      </w:r>
      <w:r w:rsidR="001776C8">
        <w:t xml:space="preserve"> to a website explaining </w:t>
      </w:r>
      <w:r w:rsidR="00EF1A72">
        <w:t xml:space="preserve">frequent </w:t>
      </w:r>
      <w:r w:rsidR="002312FE">
        <w:t>symptoms</w:t>
      </w:r>
      <w:r w:rsidR="001776C8">
        <w:t xml:space="preserve"> of posttraumatic stress and what warning signs for the development of </w:t>
      </w:r>
      <w:r>
        <w:t xml:space="preserve">post-traumatic stress disorder or </w:t>
      </w:r>
      <w:proofErr w:type="gramStart"/>
      <w:r>
        <w:t>other</w:t>
      </w:r>
      <w:r w:rsidR="00EF1A72">
        <w:t xml:space="preserve"> </w:t>
      </w:r>
      <w:r>
        <w:t xml:space="preserve"> mental</w:t>
      </w:r>
      <w:proofErr w:type="gramEnd"/>
      <w:r>
        <w:t xml:space="preserve"> </w:t>
      </w:r>
      <w:r w:rsidR="00EF1A72">
        <w:t xml:space="preserve">disorders </w:t>
      </w:r>
      <w:r w:rsidR="001776C8">
        <w:t>could be. Also</w:t>
      </w:r>
      <w:r w:rsidR="002312FE">
        <w:t xml:space="preserve">, </w:t>
      </w:r>
      <w:r>
        <w:t xml:space="preserve">contact points for psychological support </w:t>
      </w:r>
      <w:r w:rsidR="001776C8">
        <w:t>should be provided</w:t>
      </w:r>
      <w:r w:rsidR="002312FE">
        <w:t>.</w:t>
      </w:r>
      <w:r>
        <w:t xml:space="preserve"> </w:t>
      </w:r>
      <w:r w:rsidR="00EF1A72">
        <w:t>We are currently implementing such measures at our hospital.</w:t>
      </w:r>
      <w:r w:rsidR="00561475">
        <w:br w:type="page"/>
      </w:r>
    </w:p>
    <w:p w14:paraId="6EF9F913" w14:textId="77777777" w:rsidR="0070620F" w:rsidRDefault="00561475">
      <w:pPr>
        <w:pStyle w:val="berschrift1"/>
      </w:pPr>
      <w:bookmarkStart w:id="66" w:name="acknowledgments"/>
      <w:bookmarkEnd w:id="65"/>
      <w:r>
        <w:lastRenderedPageBreak/>
        <w:t>Acknowledgments</w:t>
      </w:r>
    </w:p>
    <w:p w14:paraId="36122DD4" w14:textId="39C9F389" w:rsidR="00E4520B" w:rsidRPr="00E4520B" w:rsidRDefault="00E4520B" w:rsidP="00B84ED3">
      <w:pPr>
        <w:pStyle w:val="Textkrper"/>
      </w:pPr>
      <w:r>
        <w:t xml:space="preserve">We thank all the participants who completed the online questionnaire. </w:t>
      </w:r>
    </w:p>
    <w:p w14:paraId="06D547AA" w14:textId="77777777" w:rsidR="0070620F" w:rsidRDefault="00561475">
      <w:pPr>
        <w:pStyle w:val="berschrift1"/>
      </w:pPr>
      <w:bookmarkStart w:id="67" w:name="authors-contribution"/>
      <w:bookmarkEnd w:id="66"/>
      <w:r>
        <w:t>Author’s contribution</w:t>
      </w:r>
    </w:p>
    <w:p w14:paraId="3F2AFEAE" w14:textId="77777777" w:rsidR="0070620F" w:rsidRDefault="00561475">
      <w:pPr>
        <w:pStyle w:val="berschrift1"/>
      </w:pPr>
      <w:bookmarkStart w:id="68" w:name="conflict-of-interest"/>
      <w:bookmarkEnd w:id="67"/>
      <w:r>
        <w:t>Conflict of interest</w:t>
      </w:r>
    </w:p>
    <w:p w14:paraId="75605278" w14:textId="7E1AC97B" w:rsidR="00E4520B" w:rsidRPr="00E4520B" w:rsidRDefault="00E4520B" w:rsidP="00B84ED3">
      <w:pPr>
        <w:pStyle w:val="Textkrper"/>
      </w:pPr>
      <w:r>
        <w:t xml:space="preserve">Piotr </w:t>
      </w:r>
      <w:proofErr w:type="spellStart"/>
      <w:r>
        <w:t>Tymoszuk</w:t>
      </w:r>
      <w:proofErr w:type="spellEnd"/>
      <w:r>
        <w:t xml:space="preserve"> owns his own company</w:t>
      </w:r>
      <w:proofErr w:type="gramStart"/>
      <w:r>
        <w:t>…..</w:t>
      </w:r>
      <w:proofErr w:type="gramEnd"/>
    </w:p>
    <w:p w14:paraId="6F791C58" w14:textId="77777777" w:rsidR="0070620F" w:rsidRDefault="00561475">
      <w:pPr>
        <w:pStyle w:val="berschrift1"/>
      </w:pPr>
      <w:bookmarkStart w:id="69" w:name="data-and-code-availability"/>
      <w:bookmarkEnd w:id="68"/>
      <w:r>
        <w:t>Data and code availability</w:t>
      </w:r>
    </w:p>
    <w:p w14:paraId="14415295" w14:textId="77777777" w:rsidR="0070620F" w:rsidRDefault="00561475">
      <w:pPr>
        <w:pStyle w:val="FirstParagraph"/>
      </w:pPr>
      <w:r>
        <w:t>An R data (</w:t>
      </w:r>
      <w:proofErr w:type="spellStart"/>
      <w:r>
        <w:t>RData</w:t>
      </w:r>
      <w:proofErr w:type="spellEnd"/>
      <w:r>
        <w:t xml:space="preserve">) file with anonymized patient data will be made available upon request to the corresponding author. The study analysis pipeline is available at </w:t>
      </w:r>
      <w:hyperlink r:id="rId14">
        <w:r>
          <w:rPr>
            <w:rStyle w:val="Hyperlink"/>
          </w:rPr>
          <w:t>https://github.com/PiotrTymoszuk/mental_accident</w:t>
        </w:r>
      </w:hyperlink>
      <w:r>
        <w:t>.</w:t>
      </w:r>
    </w:p>
    <w:p w14:paraId="2909E649" w14:textId="77777777" w:rsidR="0070620F" w:rsidRDefault="00561475">
      <w:r>
        <w:br w:type="page"/>
      </w:r>
    </w:p>
    <w:p w14:paraId="7BD45548" w14:textId="77777777" w:rsidR="0070620F" w:rsidRDefault="00561475">
      <w:pPr>
        <w:pStyle w:val="berschrift1"/>
      </w:pPr>
      <w:bookmarkStart w:id="70" w:name="tables"/>
      <w:bookmarkEnd w:id="69"/>
      <w:r>
        <w:lastRenderedPageBreak/>
        <w:t>Tables</w:t>
      </w:r>
    </w:p>
    <w:p w14:paraId="1BD8B866" w14:textId="5A0C6B74" w:rsidR="0070620F" w:rsidRDefault="00561475">
      <w:pPr>
        <w:pStyle w:val="TableCaption"/>
      </w:pPr>
      <w:r>
        <w:t>Table 1: Demographic and socioeconomic characteristic</w:t>
      </w:r>
      <w:r w:rsidR="00AB7D80">
        <w:t>s</w:t>
      </w:r>
      <w:r>
        <w:t xml:space="preserve"> of the study cohort. Numeric variables are presented as medians with interquartile ranges (IQR). Categorical variables are presented as percentages and counts within the complete observation set.</w:t>
      </w:r>
    </w:p>
    <w:tbl>
      <w:tblPr>
        <w:tblStyle w:val="Table"/>
        <w:tblW w:w="0" w:type="auto"/>
        <w:jc w:val="center"/>
        <w:tblInd w:w="0" w:type="dxa"/>
        <w:tblLayout w:type="fixed"/>
        <w:tblLook w:val="0420" w:firstRow="1" w:lastRow="0" w:firstColumn="0" w:lastColumn="0" w:noHBand="0" w:noVBand="1"/>
      </w:tblPr>
      <w:tblGrid>
        <w:gridCol w:w="3118"/>
        <w:gridCol w:w="4252"/>
      </w:tblGrid>
      <w:tr w:rsidR="0070620F" w14:paraId="60416191" w14:textId="77777777">
        <w:trPr>
          <w:tblHeader/>
          <w:jc w:val="center"/>
        </w:trPr>
        <w:tc>
          <w:tcPr>
            <w:tcW w:w="31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26E3AA"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b/>
                <w:color w:val="000000"/>
                <w:sz w:val="20"/>
                <w:szCs w:val="20"/>
              </w:rPr>
              <w:t>Variable</w:t>
            </w:r>
            <w:r>
              <w:rPr>
                <w:rFonts w:ascii="Cambria" w:eastAsia="Arial" w:hAnsi="Arial" w:cs="Arial"/>
                <w:b/>
                <w:color w:val="000000"/>
                <w:sz w:val="20"/>
                <w:szCs w:val="20"/>
                <w:vertAlign w:val="superscript"/>
              </w:rPr>
              <w:t>a</w:t>
            </w:r>
            <w:proofErr w:type="spellEnd"/>
          </w:p>
        </w:tc>
        <w:tc>
          <w:tcPr>
            <w:tcW w:w="425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2F8DCF4"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Statistic</w:t>
            </w:r>
          </w:p>
        </w:tc>
      </w:tr>
      <w:tr w:rsidR="0070620F" w14:paraId="36836203" w14:textId="77777777">
        <w:trPr>
          <w:jc w:val="center"/>
        </w:trPr>
        <w:tc>
          <w:tcPr>
            <w:tcW w:w="311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48EB37"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Participants, n</w:t>
            </w:r>
          </w:p>
        </w:tc>
        <w:tc>
          <w:tcPr>
            <w:tcW w:w="4252"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747A44"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307</w:t>
            </w:r>
          </w:p>
        </w:tc>
      </w:tr>
      <w:tr w:rsidR="0070620F" w14:paraId="425E811E"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53E8BA"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Hospital visit </w:t>
            </w:r>
            <w:r>
              <w:rPr>
                <w:rFonts w:ascii="Cambria" w:eastAsia="Arial" w:hAnsi="Arial" w:cs="Arial"/>
                <w:color w:val="000000"/>
                <w:sz w:val="20"/>
                <w:szCs w:val="20"/>
              </w:rPr>
              <w:t>–</w:t>
            </w:r>
            <w:r>
              <w:rPr>
                <w:rFonts w:ascii="Cambria" w:eastAsia="Arial" w:hAnsi="Arial" w:cs="Arial"/>
                <w:color w:val="000000"/>
                <w:sz w:val="20"/>
                <w:szCs w:val="20"/>
              </w:rPr>
              <w:t xml:space="preserve"> survey time, days</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140707"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1300 [IQR: 800 - 1400], range: 390 - 1600</w:t>
            </w:r>
          </w:p>
        </w:tc>
      </w:tr>
      <w:tr w:rsidR="0070620F" w14:paraId="2AF9CD19"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8C331E"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 years</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91C9DC"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51 [IQR: 33 - 60], range: 18 - 82</w:t>
            </w:r>
          </w:p>
        </w:tc>
      </w:tr>
      <w:tr w:rsidR="0070620F" w14:paraId="5A1B5B40"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3DF932"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 class, years</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8DC717"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16-30: 20% (n = 61)</w:t>
            </w:r>
            <w:r>
              <w:rPr>
                <w:rFonts w:ascii="Cambria" w:eastAsia="Arial" w:hAnsi="Arial" w:cs="Arial"/>
                <w:color w:val="000000"/>
                <w:sz w:val="20"/>
                <w:szCs w:val="20"/>
              </w:rPr>
              <w:br/>
              <w:t>31-65: 66% (n = 202)</w:t>
            </w:r>
            <w:r>
              <w:rPr>
                <w:rFonts w:ascii="Cambria" w:eastAsia="Arial" w:hAnsi="Arial" w:cs="Arial"/>
                <w:color w:val="000000"/>
                <w:sz w:val="20"/>
                <w:szCs w:val="20"/>
              </w:rPr>
              <w:br/>
              <w:t>&gt;65: 14% (n = 44)</w:t>
            </w:r>
          </w:p>
        </w:tc>
      </w:tr>
      <w:tr w:rsidR="0070620F" w14:paraId="50496993"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88924C"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Sex</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615011"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female: 45% (n = 137)</w:t>
            </w:r>
            <w:r>
              <w:rPr>
                <w:rFonts w:ascii="Cambria" w:eastAsia="Arial" w:hAnsi="Arial" w:cs="Arial"/>
                <w:color w:val="000000"/>
                <w:sz w:val="20"/>
                <w:szCs w:val="20"/>
              </w:rPr>
              <w:br/>
              <w:t>male: 55% (n = 170)</w:t>
            </w:r>
          </w:p>
        </w:tc>
      </w:tr>
      <w:tr w:rsidR="0070620F" w14:paraId="1D9FA805"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641E98" w14:textId="5E539C58" w:rsidR="0070620F" w:rsidRDefault="00AB7D8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Residence in the alpine region</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F6802A"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73% (n = 225)</w:t>
            </w:r>
          </w:p>
        </w:tc>
      </w:tr>
      <w:tr w:rsidR="0070620F" w14:paraId="638234FF"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FD9CB7"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Education</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71C43C"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primary/apprenticeship: 16% (n = 49)</w:t>
            </w:r>
            <w:r>
              <w:rPr>
                <w:rFonts w:ascii="Cambria" w:eastAsia="Arial" w:hAnsi="Arial" w:cs="Arial"/>
                <w:color w:val="000000"/>
                <w:sz w:val="20"/>
                <w:szCs w:val="20"/>
              </w:rPr>
              <w:br/>
            </w:r>
            <w:commentRangeStart w:id="71"/>
            <w:r>
              <w:rPr>
                <w:rFonts w:ascii="Cambria" w:eastAsia="Arial" w:hAnsi="Arial" w:cs="Arial"/>
                <w:color w:val="000000"/>
                <w:sz w:val="20"/>
                <w:szCs w:val="20"/>
              </w:rPr>
              <w:t>secondary</w:t>
            </w:r>
            <w:commentRangeEnd w:id="71"/>
            <w:r w:rsidR="00C97E2D">
              <w:rPr>
                <w:rStyle w:val="Kommentarzeichen"/>
              </w:rPr>
              <w:commentReference w:id="71"/>
            </w:r>
            <w:r>
              <w:rPr>
                <w:rFonts w:ascii="Cambria" w:eastAsia="Arial" w:hAnsi="Arial" w:cs="Arial"/>
                <w:color w:val="000000"/>
                <w:sz w:val="20"/>
                <w:szCs w:val="20"/>
              </w:rPr>
              <w:t>: 38% (n = 115)</w:t>
            </w:r>
            <w:r>
              <w:rPr>
                <w:rFonts w:ascii="Cambria" w:eastAsia="Arial" w:hAnsi="Arial" w:cs="Arial"/>
                <w:color w:val="000000"/>
                <w:sz w:val="20"/>
                <w:szCs w:val="20"/>
              </w:rPr>
              <w:br/>
              <w:t>tertiary: 45% (n = 136)</w:t>
            </w:r>
          </w:p>
        </w:tc>
      </w:tr>
      <w:tr w:rsidR="0070620F" w14:paraId="26FB279A"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37F694"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Employment</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FB3A60"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employed: 68% (n = 210)</w:t>
            </w:r>
            <w:r>
              <w:rPr>
                <w:rFonts w:ascii="Cambria" w:eastAsia="Arial" w:hAnsi="Arial" w:cs="Arial"/>
                <w:color w:val="000000"/>
                <w:sz w:val="20"/>
                <w:szCs w:val="20"/>
              </w:rPr>
              <w:br/>
              <w:t>unemployed: 3.6% (n = 11)</w:t>
            </w:r>
            <w:r>
              <w:rPr>
                <w:rFonts w:ascii="Cambria" w:eastAsia="Arial" w:hAnsi="Arial" w:cs="Arial"/>
                <w:color w:val="000000"/>
                <w:sz w:val="20"/>
                <w:szCs w:val="20"/>
              </w:rPr>
              <w:br/>
              <w:t>student: 10% (n = 32)</w:t>
            </w:r>
            <w:r>
              <w:rPr>
                <w:rFonts w:ascii="Cambria" w:eastAsia="Arial" w:hAnsi="Arial" w:cs="Arial"/>
                <w:color w:val="000000"/>
                <w:sz w:val="20"/>
                <w:szCs w:val="20"/>
              </w:rPr>
              <w:br/>
              <w:t>retired: 18% (n = 54)</w:t>
            </w:r>
          </w:p>
        </w:tc>
      </w:tr>
      <w:tr w:rsidR="0070620F" w14:paraId="29CE3355"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2B17AA" w14:textId="29F4BAC2" w:rsidR="0070620F" w:rsidRDefault="007810E6">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w:t>
            </w:r>
            <w:r w:rsidR="00561475">
              <w:rPr>
                <w:rFonts w:ascii="Cambria" w:eastAsia="Arial" w:hAnsi="Arial" w:cs="Arial"/>
                <w:color w:val="000000"/>
                <w:sz w:val="20"/>
                <w:szCs w:val="20"/>
              </w:rPr>
              <w:t>rofession</w:t>
            </w:r>
            <w:r>
              <w:rPr>
                <w:rFonts w:ascii="Cambria" w:eastAsia="Arial" w:hAnsi="Arial" w:cs="Arial"/>
                <w:color w:val="000000"/>
                <w:sz w:val="20"/>
                <w:szCs w:val="20"/>
              </w:rPr>
              <w:t xml:space="preserve"> related to alpine sports</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378AA1"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5.2% (n = 16)</w:t>
            </w:r>
          </w:p>
        </w:tc>
      </w:tr>
      <w:tr w:rsidR="0070620F" w14:paraId="47A26B45"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940CA2" w14:textId="3E493BEB" w:rsidR="0070620F" w:rsidRDefault="007810E6">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w:t>
            </w:r>
            <w:r w:rsidR="00561475">
              <w:rPr>
                <w:rFonts w:ascii="Cambria" w:eastAsia="Arial" w:hAnsi="Arial" w:cs="Arial"/>
                <w:color w:val="000000"/>
                <w:sz w:val="20"/>
                <w:szCs w:val="20"/>
              </w:rPr>
              <w:t>rofession</w:t>
            </w:r>
            <w:r>
              <w:rPr>
                <w:rFonts w:ascii="Cambria" w:eastAsia="Arial" w:hAnsi="Arial" w:cs="Arial"/>
                <w:color w:val="000000"/>
                <w:sz w:val="20"/>
                <w:szCs w:val="20"/>
              </w:rPr>
              <w:t xml:space="preserve"> with high risk of traumatization</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B58B00"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7.2% (n = 22)</w:t>
            </w:r>
          </w:p>
        </w:tc>
      </w:tr>
      <w:tr w:rsidR="0070620F" w:rsidRPr="00B84ED3" w14:paraId="0A4B01AF"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FA21F7"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Income/year</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F5C9C9" w14:textId="77777777" w:rsidR="0070620F" w:rsidRPr="00F630B1" w:rsidRDefault="00561475">
            <w:pPr>
              <w:pBdr>
                <w:top w:val="none" w:sz="0" w:space="0" w:color="000000"/>
                <w:left w:val="none" w:sz="0" w:space="0" w:color="000000"/>
                <w:bottom w:val="none" w:sz="0" w:space="0" w:color="000000"/>
                <w:right w:val="none" w:sz="0" w:space="0" w:color="000000"/>
              </w:pBdr>
              <w:spacing w:before="100" w:after="100"/>
              <w:ind w:left="100" w:right="100"/>
              <w:rPr>
                <w:lang w:val="it-IT"/>
              </w:rPr>
            </w:pPr>
            <w:r w:rsidRPr="00F630B1">
              <w:rPr>
                <w:rFonts w:ascii="Cambria" w:eastAsia="Arial" w:hAnsi="Arial" w:cs="Arial"/>
                <w:color w:val="000000"/>
                <w:sz w:val="20"/>
                <w:szCs w:val="20"/>
                <w:lang w:val="it-IT"/>
              </w:rPr>
              <w:t xml:space="preserve">no </w:t>
            </w:r>
            <w:proofErr w:type="spellStart"/>
            <w:r w:rsidRPr="00F630B1">
              <w:rPr>
                <w:rFonts w:ascii="Cambria" w:eastAsia="Arial" w:hAnsi="Arial" w:cs="Arial"/>
                <w:color w:val="000000"/>
                <w:sz w:val="20"/>
                <w:szCs w:val="20"/>
                <w:lang w:val="it-IT"/>
              </w:rPr>
              <w:t>income</w:t>
            </w:r>
            <w:proofErr w:type="spellEnd"/>
            <w:r w:rsidRPr="00F630B1">
              <w:rPr>
                <w:rFonts w:ascii="Cambria" w:eastAsia="Arial" w:hAnsi="Arial" w:cs="Arial"/>
                <w:color w:val="000000"/>
                <w:sz w:val="20"/>
                <w:szCs w:val="20"/>
                <w:lang w:val="it-IT"/>
              </w:rPr>
              <w:t>: 21% (n = 63)</w:t>
            </w:r>
            <w:r w:rsidRPr="00F630B1">
              <w:rPr>
                <w:rFonts w:ascii="Cambria" w:eastAsia="Arial" w:hAnsi="Arial" w:cs="Arial"/>
                <w:color w:val="000000"/>
                <w:sz w:val="20"/>
                <w:szCs w:val="20"/>
                <w:lang w:val="it-IT"/>
              </w:rPr>
              <w:br/>
              <w:t>&lt; 30000 EUR: 18% (n = 56)</w:t>
            </w:r>
            <w:r w:rsidRPr="00F630B1">
              <w:rPr>
                <w:rFonts w:ascii="Cambria" w:eastAsia="Arial" w:hAnsi="Arial" w:cs="Arial"/>
                <w:color w:val="000000"/>
                <w:sz w:val="20"/>
                <w:szCs w:val="20"/>
                <w:lang w:val="it-IT"/>
              </w:rPr>
              <w:br/>
              <w:t>30000 - 45000 EUR: 19% (n = 59)</w:t>
            </w:r>
            <w:r w:rsidRPr="00F630B1">
              <w:rPr>
                <w:rFonts w:ascii="Cambria" w:eastAsia="Arial" w:hAnsi="Arial" w:cs="Arial"/>
                <w:color w:val="000000"/>
                <w:sz w:val="20"/>
                <w:szCs w:val="20"/>
                <w:lang w:val="it-IT"/>
              </w:rPr>
              <w:br/>
            </w:r>
            <w:r w:rsidRPr="00F630B1">
              <w:rPr>
                <w:rFonts w:ascii="Cambria" w:eastAsia="Arial" w:hAnsi="Arial" w:cs="Arial"/>
                <w:color w:val="000000"/>
                <w:sz w:val="20"/>
                <w:szCs w:val="20"/>
                <w:lang w:val="it-IT"/>
              </w:rPr>
              <w:t>≥</w:t>
            </w:r>
            <w:r w:rsidRPr="00F630B1">
              <w:rPr>
                <w:rFonts w:ascii="Cambria" w:eastAsia="Arial" w:hAnsi="Arial" w:cs="Arial"/>
                <w:color w:val="000000"/>
                <w:sz w:val="20"/>
                <w:szCs w:val="20"/>
                <w:lang w:val="it-IT"/>
              </w:rPr>
              <w:t xml:space="preserve"> 45000 EUR: 42% (n = 129)</w:t>
            </w:r>
          </w:p>
        </w:tc>
      </w:tr>
      <w:tr w:rsidR="0070620F" w14:paraId="54800B3D"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8C4BFF"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Smoking</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4C6307"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7.8% (n = 24)</w:t>
            </w:r>
          </w:p>
        </w:tc>
      </w:tr>
      <w:tr w:rsidR="0070620F" w14:paraId="421D4480"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3BFB33" w14:textId="4E792AA0" w:rsidR="0070620F" w:rsidRDefault="007810E6">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Problematic alcohol use</w:t>
            </w:r>
            <w:r w:rsidR="00561475">
              <w:rPr>
                <w:rFonts w:ascii="Cambria" w:eastAsia="Arial" w:hAnsi="Arial" w:cs="Arial"/>
                <w:color w:val="000000"/>
                <w:sz w:val="20"/>
                <w:szCs w:val="20"/>
              </w:rPr>
              <w:t xml:space="preserve"> (CAGE </w:t>
            </w:r>
            <w:r w:rsidR="00561475">
              <w:rPr>
                <w:rFonts w:ascii="Cambria" w:eastAsia="Arial" w:hAnsi="Arial" w:cs="Arial"/>
                <w:color w:val="000000"/>
                <w:sz w:val="20"/>
                <w:szCs w:val="20"/>
              </w:rPr>
              <w:t>≥</w:t>
            </w:r>
            <w:r w:rsidR="00561475">
              <w:rPr>
                <w:rFonts w:ascii="Cambria" w:eastAsia="Arial" w:hAnsi="Arial" w:cs="Arial"/>
                <w:color w:val="000000"/>
                <w:sz w:val="20"/>
                <w:szCs w:val="20"/>
              </w:rPr>
              <w:t>2)</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20BDC6"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9.4% (n = 29)</w:t>
            </w:r>
          </w:p>
        </w:tc>
      </w:tr>
      <w:tr w:rsidR="0070620F" w14:paraId="721AE852"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113B0B" w14:textId="447A095B" w:rsidR="0070620F" w:rsidRDefault="007810E6" w:rsidP="00523A88">
            <w:pPr>
              <w:pBdr>
                <w:top w:val="none" w:sz="0" w:space="0" w:color="000000"/>
                <w:left w:val="none" w:sz="0" w:space="0" w:color="000000"/>
                <w:bottom w:val="none" w:sz="0" w:space="0" w:color="000000"/>
                <w:right w:val="none" w:sz="0" w:space="0" w:color="000000"/>
              </w:pBdr>
              <w:spacing w:before="100" w:after="100"/>
              <w:ind w:left="100" w:right="100"/>
              <w:rPr>
                <w:rFonts w:ascii="Cambria" w:eastAsia="Arial" w:hAnsi="Arial" w:cs="Arial"/>
                <w:color w:val="000000"/>
                <w:sz w:val="20"/>
                <w:szCs w:val="20"/>
              </w:rPr>
            </w:pPr>
            <w:r>
              <w:rPr>
                <w:rFonts w:ascii="Cambria" w:eastAsia="Arial" w:hAnsi="Arial" w:cs="Arial"/>
                <w:color w:val="000000"/>
                <w:sz w:val="20"/>
                <w:szCs w:val="20"/>
              </w:rPr>
              <w:t>Pre-existing somatic disorder</w:t>
            </w:r>
          </w:p>
          <w:p w14:paraId="77D9A7BB" w14:textId="40FAAA55" w:rsidR="00510C82" w:rsidRDefault="00510C82" w:rsidP="00523A88">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(prior to accident)</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04AAD7"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none: 85% (n = 260)</w:t>
            </w:r>
            <w:r>
              <w:rPr>
                <w:rFonts w:ascii="Cambria" w:eastAsia="Arial" w:hAnsi="Arial" w:cs="Arial"/>
                <w:color w:val="000000"/>
                <w:sz w:val="20"/>
                <w:szCs w:val="20"/>
              </w:rPr>
              <w:br/>
              <w:t>CVD: 2.9% (n = 9)</w:t>
            </w:r>
            <w:r>
              <w:rPr>
                <w:rFonts w:ascii="Cambria" w:eastAsia="Arial" w:hAnsi="Arial" w:cs="Arial"/>
                <w:color w:val="000000"/>
                <w:sz w:val="20"/>
                <w:szCs w:val="20"/>
              </w:rPr>
              <w:br/>
              <w:t>neurological: 1.3% (n = 4)</w:t>
            </w:r>
            <w:r>
              <w:rPr>
                <w:rFonts w:ascii="Cambria" w:eastAsia="Arial" w:hAnsi="Arial" w:cs="Arial"/>
                <w:color w:val="000000"/>
                <w:sz w:val="20"/>
                <w:szCs w:val="20"/>
              </w:rPr>
              <w:br/>
            </w:r>
            <w:r>
              <w:rPr>
                <w:rFonts w:ascii="Cambria" w:eastAsia="Arial" w:hAnsi="Arial" w:cs="Arial"/>
                <w:color w:val="000000"/>
                <w:sz w:val="20"/>
                <w:szCs w:val="20"/>
              </w:rPr>
              <w:lastRenderedPageBreak/>
              <w:t>metabolic: 1.3% (n = 4)</w:t>
            </w:r>
            <w:r>
              <w:rPr>
                <w:rFonts w:ascii="Cambria" w:eastAsia="Arial" w:hAnsi="Arial" w:cs="Arial"/>
                <w:color w:val="000000"/>
                <w:sz w:val="20"/>
                <w:szCs w:val="20"/>
              </w:rPr>
              <w:br/>
              <w:t>pulmonary: 0.65% (n = 2)</w:t>
            </w:r>
            <w:r>
              <w:rPr>
                <w:rFonts w:ascii="Cambria" w:eastAsia="Arial" w:hAnsi="Arial" w:cs="Arial"/>
                <w:color w:val="000000"/>
                <w:sz w:val="20"/>
                <w:szCs w:val="20"/>
              </w:rPr>
              <w:br/>
              <w:t>cancer: 0.65% (n = 2)</w:t>
            </w:r>
            <w:r>
              <w:rPr>
                <w:rFonts w:ascii="Cambria" w:eastAsia="Arial" w:hAnsi="Arial" w:cs="Arial"/>
                <w:color w:val="000000"/>
                <w:sz w:val="20"/>
                <w:szCs w:val="20"/>
              </w:rPr>
              <w:br/>
              <w:t>rheumatoid: 0.33% (n = 1)</w:t>
            </w:r>
            <w:r>
              <w:rPr>
                <w:rFonts w:ascii="Cambria" w:eastAsia="Arial" w:hAnsi="Arial" w:cs="Arial"/>
                <w:color w:val="000000"/>
                <w:sz w:val="20"/>
                <w:szCs w:val="20"/>
              </w:rPr>
              <w:br/>
              <w:t>skin: 0.33% (n = 1)</w:t>
            </w:r>
            <w:r>
              <w:rPr>
                <w:rFonts w:ascii="Cambria" w:eastAsia="Arial" w:hAnsi="Arial" w:cs="Arial"/>
                <w:color w:val="000000"/>
                <w:sz w:val="20"/>
                <w:szCs w:val="20"/>
              </w:rPr>
              <w:br/>
              <w:t>other: 7.8% (n = 24)</w:t>
            </w:r>
          </w:p>
        </w:tc>
      </w:tr>
      <w:tr w:rsidR="0070620F" w14:paraId="7E1CF03D"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5E51CC" w14:textId="329DD81C" w:rsidR="0070620F" w:rsidRDefault="00561475">
            <w:pPr>
              <w:pBdr>
                <w:top w:val="none" w:sz="0" w:space="0" w:color="000000"/>
                <w:left w:val="none" w:sz="0" w:space="0" w:color="000000"/>
                <w:bottom w:val="none" w:sz="0" w:space="0" w:color="000000"/>
                <w:right w:val="none" w:sz="0" w:space="0" w:color="000000"/>
              </w:pBdr>
              <w:spacing w:before="100" w:after="100"/>
              <w:ind w:left="100" w:right="100"/>
              <w:rPr>
                <w:rFonts w:ascii="Cambria" w:eastAsia="Arial" w:hAnsi="Arial" w:cs="Arial"/>
                <w:color w:val="000000"/>
                <w:sz w:val="20"/>
                <w:szCs w:val="20"/>
              </w:rPr>
            </w:pPr>
            <w:commentRangeStart w:id="72"/>
            <w:r>
              <w:rPr>
                <w:rFonts w:ascii="Cambria" w:eastAsia="Arial" w:hAnsi="Arial" w:cs="Arial"/>
                <w:color w:val="000000"/>
                <w:sz w:val="20"/>
                <w:szCs w:val="20"/>
              </w:rPr>
              <w:lastRenderedPageBreak/>
              <w:t xml:space="preserve">Pre-existing mental </w:t>
            </w:r>
            <w:commentRangeEnd w:id="72"/>
            <w:r w:rsidR="00AA1E42">
              <w:rPr>
                <w:rStyle w:val="Kommentarzeichen"/>
              </w:rPr>
              <w:commentReference w:id="72"/>
            </w:r>
            <w:r w:rsidR="007810E6">
              <w:rPr>
                <w:rFonts w:ascii="Cambria" w:eastAsia="Arial" w:hAnsi="Arial" w:cs="Arial"/>
                <w:color w:val="000000"/>
                <w:sz w:val="20"/>
                <w:szCs w:val="20"/>
              </w:rPr>
              <w:t>disorder</w:t>
            </w:r>
          </w:p>
          <w:p w14:paraId="0D4F997D" w14:textId="5FCFE808" w:rsidR="00510C82" w:rsidRDefault="00510C82">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(prior to accident)</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C00216"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5.2% (n = 16)</w:t>
            </w:r>
          </w:p>
        </w:tc>
      </w:tr>
      <w:tr w:rsidR="0070620F" w14:paraId="26767F0A" w14:textId="77777777">
        <w:trPr>
          <w:jc w:val="center"/>
        </w:trPr>
        <w:tc>
          <w:tcPr>
            <w:tcW w:w="311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3943BB" w14:textId="786F3795"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Prior traumatic event</w:t>
            </w:r>
            <w:r w:rsidR="007810E6">
              <w:rPr>
                <w:rFonts w:ascii="Cambria" w:eastAsia="Arial" w:hAnsi="Arial" w:cs="Arial"/>
                <w:color w:val="000000"/>
                <w:sz w:val="20"/>
                <w:szCs w:val="20"/>
              </w:rPr>
              <w:t>s</w:t>
            </w:r>
            <w:r>
              <w:rPr>
                <w:rFonts w:ascii="Cambria" w:eastAsia="Arial" w:hAnsi="Arial" w:cs="Arial"/>
                <w:color w:val="000000"/>
                <w:sz w:val="20"/>
                <w:szCs w:val="20"/>
              </w:rPr>
              <w:t>/DIA-X</w:t>
            </w:r>
          </w:p>
        </w:tc>
        <w:tc>
          <w:tcPr>
            <w:tcW w:w="4252"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E8223E"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commentRangeStart w:id="73"/>
            <w:r>
              <w:rPr>
                <w:rFonts w:ascii="Cambria" w:eastAsia="Arial" w:hAnsi="Arial" w:cs="Arial"/>
                <w:color w:val="000000"/>
                <w:sz w:val="20"/>
                <w:szCs w:val="20"/>
              </w:rPr>
              <w:t>40% (n = 124)</w:t>
            </w:r>
            <w:commentRangeEnd w:id="73"/>
            <w:r w:rsidR="007810E6">
              <w:rPr>
                <w:rStyle w:val="Kommentarzeichen"/>
              </w:rPr>
              <w:commentReference w:id="73"/>
            </w:r>
          </w:p>
        </w:tc>
      </w:tr>
      <w:tr w:rsidR="0070620F" w14:paraId="7D0525E8" w14:textId="77777777">
        <w:trPr>
          <w:jc w:val="center"/>
        </w:trPr>
        <w:tc>
          <w:tcPr>
            <w:tcW w:w="7370" w:type="dxa"/>
            <w:gridSpan w:val="2"/>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F4664B"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color w:val="000000"/>
                <w:sz w:val="20"/>
                <w:szCs w:val="20"/>
                <w:vertAlign w:val="superscript"/>
              </w:rPr>
              <w:t>a</w:t>
            </w:r>
            <w:r>
              <w:rPr>
                <w:rFonts w:ascii="Cambria" w:eastAsia="Arial" w:hAnsi="Arial" w:cs="Arial"/>
                <w:color w:val="000000"/>
                <w:sz w:val="20"/>
                <w:szCs w:val="20"/>
              </w:rPr>
              <w:t>CAGE</w:t>
            </w:r>
            <w:proofErr w:type="spellEnd"/>
            <w:r>
              <w:rPr>
                <w:rFonts w:ascii="Cambria" w:eastAsia="Arial" w:hAnsi="Arial" w:cs="Arial"/>
                <w:color w:val="000000"/>
                <w:sz w:val="20"/>
                <w:szCs w:val="20"/>
              </w:rPr>
              <w:t>: Cut/Annoyed/Guilty/Eye substance abuse scale; DIA-X: Diagnostic Expert System, traumatic event score</w:t>
            </w:r>
          </w:p>
        </w:tc>
      </w:tr>
    </w:tbl>
    <w:p w14:paraId="498C2D3E" w14:textId="77777777" w:rsidR="0070620F" w:rsidRDefault="00561475">
      <w:r>
        <w:br w:type="page"/>
      </w:r>
    </w:p>
    <w:p w14:paraId="21B07606" w14:textId="3E8D51AF" w:rsidR="0070620F" w:rsidRDefault="00561475">
      <w:pPr>
        <w:pStyle w:val="TableCaption"/>
      </w:pPr>
      <w:r>
        <w:lastRenderedPageBreak/>
        <w:t xml:space="preserve">Table 2: </w:t>
      </w:r>
      <w:r w:rsidR="00680A4A">
        <w:t xml:space="preserve">Clinical characteristics of the cohort and accident-related </w:t>
      </w:r>
      <w:proofErr w:type="spellStart"/>
      <w:r w:rsidR="00680A4A">
        <w:t>infromation</w:t>
      </w:r>
      <w:proofErr w:type="spellEnd"/>
      <w:r>
        <w:t>. Numeric variables are presented as medians with interquartile ranges (IQR). Categorical variables are presented as percentages and counts within the complete observation set.</w:t>
      </w:r>
    </w:p>
    <w:tbl>
      <w:tblPr>
        <w:tblStyle w:val="Table"/>
        <w:tblW w:w="0" w:type="auto"/>
        <w:jc w:val="center"/>
        <w:tblInd w:w="0" w:type="dxa"/>
        <w:tblLayout w:type="fixed"/>
        <w:tblLook w:val="0420" w:firstRow="1" w:lastRow="0" w:firstColumn="0" w:lastColumn="0" w:noHBand="0" w:noVBand="1"/>
      </w:tblPr>
      <w:tblGrid>
        <w:gridCol w:w="3118"/>
        <w:gridCol w:w="4252"/>
      </w:tblGrid>
      <w:tr w:rsidR="0070620F" w14:paraId="4D00A28C" w14:textId="77777777">
        <w:trPr>
          <w:tblHeader/>
          <w:jc w:val="center"/>
        </w:trPr>
        <w:tc>
          <w:tcPr>
            <w:tcW w:w="31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AC7722"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Variable</w:t>
            </w:r>
          </w:p>
        </w:tc>
        <w:tc>
          <w:tcPr>
            <w:tcW w:w="425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631A9C"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Statistic</w:t>
            </w:r>
          </w:p>
        </w:tc>
      </w:tr>
      <w:tr w:rsidR="0070620F" w14:paraId="7B4A4730" w14:textId="77777777">
        <w:trPr>
          <w:jc w:val="center"/>
        </w:trPr>
        <w:tc>
          <w:tcPr>
            <w:tcW w:w="311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68A077" w14:textId="15737BF2"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Prior</w:t>
            </w:r>
            <w:r w:rsidR="00CC7535">
              <w:rPr>
                <w:rFonts w:ascii="Cambria" w:eastAsia="Arial" w:hAnsi="Arial" w:cs="Arial"/>
                <w:color w:val="000000"/>
                <w:sz w:val="20"/>
                <w:szCs w:val="20"/>
              </w:rPr>
              <w:t xml:space="preserve"> mountain</w:t>
            </w:r>
            <w:r>
              <w:rPr>
                <w:rFonts w:ascii="Cambria" w:eastAsia="Arial" w:hAnsi="Arial" w:cs="Arial"/>
                <w:color w:val="000000"/>
                <w:sz w:val="20"/>
                <w:szCs w:val="20"/>
              </w:rPr>
              <w:t xml:space="preserve"> sport</w:t>
            </w:r>
            <w:r w:rsidR="00680A4A">
              <w:rPr>
                <w:rFonts w:ascii="Cambria" w:eastAsia="Arial" w:hAnsi="Arial" w:cs="Arial"/>
                <w:color w:val="000000"/>
                <w:sz w:val="20"/>
                <w:szCs w:val="20"/>
              </w:rPr>
              <w:t>s</w:t>
            </w:r>
            <w:r>
              <w:rPr>
                <w:rFonts w:ascii="Cambria" w:eastAsia="Arial" w:hAnsi="Arial" w:cs="Arial"/>
                <w:color w:val="000000"/>
                <w:sz w:val="20"/>
                <w:szCs w:val="20"/>
              </w:rPr>
              <w:t xml:space="preserve"> accidents</w:t>
            </w:r>
          </w:p>
        </w:tc>
        <w:tc>
          <w:tcPr>
            <w:tcW w:w="4252"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E0B345"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38% (n = 118)</w:t>
            </w:r>
            <w:r>
              <w:rPr>
                <w:rFonts w:ascii="Cambria" w:eastAsia="Arial" w:hAnsi="Arial" w:cs="Arial"/>
                <w:color w:val="000000"/>
                <w:sz w:val="20"/>
                <w:szCs w:val="20"/>
              </w:rPr>
              <w:br/>
              <w:t>n = 307</w:t>
            </w:r>
          </w:p>
        </w:tc>
      </w:tr>
      <w:tr w:rsidR="0070620F" w14:paraId="4F5B3C50"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99F691"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Sport </w:t>
            </w:r>
            <w:proofErr w:type="spellStart"/>
            <w:r>
              <w:rPr>
                <w:rFonts w:ascii="Cambria" w:eastAsia="Arial" w:hAnsi="Arial" w:cs="Arial"/>
                <w:color w:val="000000"/>
                <w:sz w:val="20"/>
                <w:szCs w:val="20"/>
              </w:rPr>
              <w:t>type</w:t>
            </w:r>
            <w:r>
              <w:rPr>
                <w:rFonts w:ascii="Cambria" w:eastAsia="Arial" w:hAnsi="Arial" w:cs="Arial"/>
                <w:color w:val="000000"/>
                <w:sz w:val="20"/>
                <w:szCs w:val="20"/>
                <w:vertAlign w:val="superscript"/>
              </w:rPr>
              <w:t>a</w:t>
            </w:r>
            <w:proofErr w:type="spellEnd"/>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951BE1"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ski/snowboard: 64% (n = 197)</w:t>
            </w:r>
            <w:r>
              <w:rPr>
                <w:rFonts w:ascii="Cambria" w:eastAsia="Arial" w:hAnsi="Arial" w:cs="Arial"/>
                <w:color w:val="000000"/>
                <w:sz w:val="20"/>
                <w:szCs w:val="20"/>
              </w:rPr>
              <w:br/>
              <w:t>sledding: 3.9% (n = 12)</w:t>
            </w:r>
            <w:r>
              <w:rPr>
                <w:rFonts w:ascii="Cambria" w:eastAsia="Arial" w:hAnsi="Arial" w:cs="Arial"/>
                <w:color w:val="000000"/>
                <w:sz w:val="20"/>
                <w:szCs w:val="20"/>
              </w:rPr>
              <w:br/>
              <w:t>climbing/hiking/mountaineering: 14% (n = 42)</w:t>
            </w:r>
            <w:r>
              <w:rPr>
                <w:rFonts w:ascii="Cambria" w:eastAsia="Arial" w:hAnsi="Arial" w:cs="Arial"/>
                <w:color w:val="000000"/>
                <w:sz w:val="20"/>
                <w:szCs w:val="20"/>
              </w:rPr>
              <w:br/>
              <w:t>biking: 16% (n = 48)</w:t>
            </w:r>
            <w:r>
              <w:rPr>
                <w:rFonts w:ascii="Cambria" w:eastAsia="Arial" w:hAnsi="Arial" w:cs="Arial"/>
                <w:color w:val="000000"/>
                <w:sz w:val="20"/>
                <w:szCs w:val="20"/>
              </w:rPr>
              <w:br/>
              <w:t>other: 2.6% (n = 8)</w:t>
            </w:r>
            <w:r>
              <w:rPr>
                <w:rFonts w:ascii="Cambria" w:eastAsia="Arial" w:hAnsi="Arial" w:cs="Arial"/>
                <w:color w:val="000000"/>
                <w:sz w:val="20"/>
                <w:szCs w:val="20"/>
              </w:rPr>
              <w:br/>
              <w:t>n = 307</w:t>
            </w:r>
          </w:p>
        </w:tc>
      </w:tr>
      <w:tr w:rsidR="0070620F" w14:paraId="141E1C6E"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259E07"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Alone during the accident</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2C7200"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32% (n = 97)</w:t>
            </w:r>
            <w:r>
              <w:rPr>
                <w:rFonts w:ascii="Cambria" w:eastAsia="Arial" w:hAnsi="Arial" w:cs="Arial"/>
                <w:color w:val="000000"/>
                <w:sz w:val="20"/>
                <w:szCs w:val="20"/>
              </w:rPr>
              <w:br/>
              <w:t>n = 307</w:t>
            </w:r>
          </w:p>
        </w:tc>
      </w:tr>
      <w:tr w:rsidR="0070620F" w14:paraId="172CBC26"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3564CD" w14:textId="391EFC77" w:rsidR="0070620F" w:rsidRDefault="00523A88">
            <w:pPr>
              <w:pBdr>
                <w:top w:val="none" w:sz="0" w:space="0" w:color="000000"/>
                <w:left w:val="none" w:sz="0" w:space="0" w:color="000000"/>
                <w:bottom w:val="none" w:sz="0" w:space="0" w:color="000000"/>
                <w:right w:val="none" w:sz="0" w:space="0" w:color="000000"/>
              </w:pBdr>
              <w:spacing w:before="100" w:after="100"/>
              <w:ind w:left="100" w:right="100"/>
            </w:pPr>
            <w:commentRangeStart w:id="74"/>
            <w:r>
              <w:rPr>
                <w:rFonts w:ascii="Cambria" w:eastAsia="Arial" w:hAnsi="Arial" w:cs="Arial"/>
                <w:color w:val="000000"/>
                <w:sz w:val="20"/>
                <w:szCs w:val="20"/>
              </w:rPr>
              <w:t>Responsible for accident</w:t>
            </w:r>
            <w:commentRangeEnd w:id="74"/>
            <w:r>
              <w:rPr>
                <w:rStyle w:val="Kommentarzeichen"/>
              </w:rPr>
              <w:commentReference w:id="74"/>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68F932"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self: 77% (n = 237)</w:t>
            </w:r>
            <w:r>
              <w:rPr>
                <w:rFonts w:ascii="Cambria" w:eastAsia="Arial" w:hAnsi="Arial" w:cs="Arial"/>
                <w:color w:val="000000"/>
                <w:sz w:val="20"/>
                <w:szCs w:val="20"/>
              </w:rPr>
              <w:br/>
              <w:t>non-self: 23% (n = 70)</w:t>
            </w:r>
            <w:r>
              <w:rPr>
                <w:rFonts w:ascii="Cambria" w:eastAsia="Arial" w:hAnsi="Arial" w:cs="Arial"/>
                <w:color w:val="000000"/>
                <w:sz w:val="20"/>
                <w:szCs w:val="20"/>
              </w:rPr>
              <w:br/>
              <w:t>n = 307</w:t>
            </w:r>
          </w:p>
        </w:tc>
      </w:tr>
      <w:tr w:rsidR="0070620F" w14:paraId="67F686FF"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3AAE23" w14:textId="49BBCD00"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Inju</w:t>
            </w:r>
            <w:r w:rsidR="00CC7535">
              <w:rPr>
                <w:rFonts w:ascii="Cambria" w:eastAsia="Arial" w:hAnsi="Arial" w:cs="Arial"/>
                <w:color w:val="000000"/>
                <w:sz w:val="20"/>
                <w:szCs w:val="20"/>
              </w:rPr>
              <w:t>red individuals</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372E43" w14:textId="0E8807FB"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only self: 64% (n = 195)</w:t>
            </w:r>
            <w:r>
              <w:rPr>
                <w:rFonts w:ascii="Cambria" w:eastAsia="Arial" w:hAnsi="Arial" w:cs="Arial"/>
                <w:color w:val="000000"/>
                <w:sz w:val="20"/>
                <w:szCs w:val="20"/>
              </w:rPr>
              <w:br/>
              <w:t xml:space="preserve">self and </w:t>
            </w:r>
            <w:r w:rsidR="00E8292E">
              <w:rPr>
                <w:rFonts w:ascii="Cambria" w:eastAsia="Arial" w:hAnsi="Arial" w:cs="Arial"/>
                <w:color w:val="000000"/>
                <w:sz w:val="20"/>
                <w:szCs w:val="20"/>
              </w:rPr>
              <w:t xml:space="preserve">tour </w:t>
            </w:r>
            <w:r>
              <w:rPr>
                <w:rFonts w:ascii="Cambria" w:eastAsia="Arial" w:hAnsi="Arial" w:cs="Arial"/>
                <w:color w:val="000000"/>
                <w:sz w:val="20"/>
                <w:szCs w:val="20"/>
              </w:rPr>
              <w:t>partner: 3.6% (n = 11)</w:t>
            </w:r>
            <w:r>
              <w:rPr>
                <w:rFonts w:ascii="Cambria" w:eastAsia="Arial" w:hAnsi="Arial" w:cs="Arial"/>
                <w:color w:val="000000"/>
                <w:sz w:val="20"/>
                <w:szCs w:val="20"/>
              </w:rPr>
              <w:br/>
              <w:t>3+ persons: 1.3% (n = 4)</w:t>
            </w:r>
            <w:r>
              <w:rPr>
                <w:rFonts w:ascii="Cambria" w:eastAsia="Arial" w:hAnsi="Arial" w:cs="Arial"/>
                <w:color w:val="000000"/>
                <w:sz w:val="20"/>
                <w:szCs w:val="20"/>
              </w:rPr>
              <w:br/>
              <w:t>no information: 32% (n = 97)</w:t>
            </w:r>
            <w:r>
              <w:rPr>
                <w:rFonts w:ascii="Cambria" w:eastAsia="Arial" w:hAnsi="Arial" w:cs="Arial"/>
                <w:color w:val="000000"/>
                <w:sz w:val="20"/>
                <w:szCs w:val="20"/>
              </w:rPr>
              <w:br/>
              <w:t>n = 307</w:t>
            </w:r>
          </w:p>
        </w:tc>
      </w:tr>
      <w:tr w:rsidR="0070620F" w14:paraId="760BFAAA"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A5C97D" w14:textId="5C921DF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Rescue</w:t>
            </w:r>
            <w:r w:rsidR="0057534F">
              <w:rPr>
                <w:rFonts w:ascii="Cambria" w:eastAsia="Arial" w:hAnsi="Arial" w:cs="Arial"/>
                <w:color w:val="000000"/>
                <w:sz w:val="20"/>
                <w:szCs w:val="20"/>
              </w:rPr>
              <w:t xml:space="preserve"> mode</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2FACFC"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self: 50% (n = 155)</w:t>
            </w:r>
            <w:r>
              <w:rPr>
                <w:rFonts w:ascii="Cambria" w:eastAsia="Arial" w:hAnsi="Arial" w:cs="Arial"/>
                <w:color w:val="000000"/>
                <w:sz w:val="20"/>
                <w:szCs w:val="20"/>
              </w:rPr>
              <w:br/>
              <w:t>partner/third party: 21% (n = 63)</w:t>
            </w:r>
            <w:r>
              <w:rPr>
                <w:rFonts w:ascii="Cambria" w:eastAsia="Arial" w:hAnsi="Arial" w:cs="Arial"/>
                <w:color w:val="000000"/>
                <w:sz w:val="20"/>
                <w:szCs w:val="20"/>
              </w:rPr>
              <w:br/>
              <w:t>rescue team: 29% (n = 89)</w:t>
            </w:r>
            <w:r>
              <w:rPr>
                <w:rFonts w:ascii="Cambria" w:eastAsia="Arial" w:hAnsi="Arial" w:cs="Arial"/>
                <w:color w:val="000000"/>
                <w:sz w:val="20"/>
                <w:szCs w:val="20"/>
              </w:rPr>
              <w:br/>
              <w:t>n = 307</w:t>
            </w:r>
          </w:p>
        </w:tc>
      </w:tr>
      <w:tr w:rsidR="0070620F" w14:paraId="609F9F66"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9C31A9"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Injury severity class, AIS</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29FB6F"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 37% (n = 108)</w:t>
            </w:r>
            <w:r>
              <w:rPr>
                <w:rFonts w:ascii="Cambria" w:eastAsia="Arial" w:hAnsi="Arial" w:cs="Arial"/>
                <w:color w:val="000000"/>
                <w:sz w:val="20"/>
                <w:szCs w:val="20"/>
              </w:rPr>
              <w:br/>
              <w:t>2: 35% (n = 103)</w:t>
            </w:r>
            <w:r>
              <w:rPr>
                <w:rFonts w:ascii="Cambria" w:eastAsia="Arial" w:hAnsi="Arial" w:cs="Arial"/>
                <w:color w:val="000000"/>
                <w:sz w:val="20"/>
                <w:szCs w:val="20"/>
              </w:rPr>
              <w:br/>
              <w:t>3+: 28% (n = 83)</w:t>
            </w:r>
            <w:r>
              <w:rPr>
                <w:rFonts w:ascii="Cambria" w:eastAsia="Arial" w:hAnsi="Arial" w:cs="Arial"/>
                <w:color w:val="000000"/>
                <w:sz w:val="20"/>
                <w:szCs w:val="20"/>
              </w:rPr>
              <w:br/>
              <w:t>n = 294</w:t>
            </w:r>
          </w:p>
        </w:tc>
      </w:tr>
      <w:tr w:rsidR="0070620F" w14:paraId="7CD53395"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B2F03B"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color w:val="000000"/>
                <w:sz w:val="20"/>
                <w:szCs w:val="20"/>
              </w:rPr>
              <w:t>Hospitalized</w:t>
            </w:r>
            <w:r>
              <w:rPr>
                <w:rFonts w:ascii="Cambria" w:eastAsia="Arial" w:hAnsi="Arial" w:cs="Arial"/>
                <w:color w:val="000000"/>
                <w:sz w:val="20"/>
                <w:szCs w:val="20"/>
                <w:vertAlign w:val="superscript"/>
              </w:rPr>
              <w:t>b</w:t>
            </w:r>
            <w:proofErr w:type="spellEnd"/>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B70203"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26% (n = 80)</w:t>
            </w:r>
            <w:r>
              <w:rPr>
                <w:rFonts w:ascii="Cambria" w:eastAsia="Arial" w:hAnsi="Arial" w:cs="Arial"/>
                <w:color w:val="000000"/>
                <w:sz w:val="20"/>
                <w:szCs w:val="20"/>
              </w:rPr>
              <w:br/>
              <w:t>n = 307</w:t>
            </w:r>
          </w:p>
        </w:tc>
      </w:tr>
      <w:tr w:rsidR="0070620F" w14:paraId="2DDE50DC"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28DD22" w14:textId="419C6EF4"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Surgery</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B81A86"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14% (n = 43)</w:t>
            </w:r>
            <w:r>
              <w:rPr>
                <w:rFonts w:ascii="Cambria" w:eastAsia="Arial" w:hAnsi="Arial" w:cs="Arial"/>
                <w:color w:val="000000"/>
                <w:sz w:val="20"/>
                <w:szCs w:val="20"/>
              </w:rPr>
              <w:br/>
              <w:t>n = 307</w:t>
            </w:r>
          </w:p>
        </w:tc>
      </w:tr>
      <w:tr w:rsidR="0070620F" w14:paraId="0F3E8BD3"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D0DB04" w14:textId="7625A1E9"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commentRangeStart w:id="75"/>
            <w:r>
              <w:rPr>
                <w:rFonts w:ascii="Cambria" w:eastAsia="Arial" w:hAnsi="Arial" w:cs="Arial"/>
                <w:color w:val="000000"/>
                <w:sz w:val="20"/>
                <w:szCs w:val="20"/>
              </w:rPr>
              <w:t>Psychological</w:t>
            </w:r>
            <w:commentRangeEnd w:id="75"/>
            <w:r w:rsidR="00510C82">
              <w:rPr>
                <w:rStyle w:val="Kommentarzeichen"/>
              </w:rPr>
              <w:commentReference w:id="75"/>
            </w:r>
            <w:r>
              <w:rPr>
                <w:rFonts w:ascii="Cambria" w:eastAsia="Arial" w:hAnsi="Arial" w:cs="Arial"/>
                <w:color w:val="000000"/>
                <w:sz w:val="20"/>
                <w:szCs w:val="20"/>
              </w:rPr>
              <w:t xml:space="preserve"> support</w:t>
            </w:r>
            <w:r w:rsidR="00E8292E">
              <w:rPr>
                <w:rFonts w:ascii="Cambria" w:eastAsia="Arial" w:hAnsi="Arial" w:cs="Arial"/>
                <w:color w:val="000000"/>
                <w:sz w:val="20"/>
                <w:szCs w:val="20"/>
              </w:rPr>
              <w:t xml:space="preserve"> </w:t>
            </w:r>
            <w:commentRangeStart w:id="76"/>
            <w:r w:rsidR="00E8292E">
              <w:rPr>
                <w:rFonts w:ascii="Cambria" w:eastAsia="Arial" w:hAnsi="Arial" w:cs="Arial"/>
                <w:color w:val="000000"/>
                <w:sz w:val="20"/>
                <w:szCs w:val="20"/>
              </w:rPr>
              <w:t>received</w:t>
            </w:r>
            <w:commentRangeEnd w:id="76"/>
            <w:r w:rsidR="00C97E2D">
              <w:rPr>
                <w:rStyle w:val="Kommentarzeichen"/>
              </w:rPr>
              <w:commentReference w:id="76"/>
            </w:r>
            <w:r w:rsidR="00E8292E">
              <w:rPr>
                <w:rFonts w:ascii="Cambria" w:eastAsia="Arial" w:hAnsi="Arial" w:cs="Arial"/>
                <w:color w:val="000000"/>
                <w:sz w:val="20"/>
                <w:szCs w:val="20"/>
              </w:rPr>
              <w:t xml:space="preserve"> following </w:t>
            </w:r>
            <w:commentRangeStart w:id="77"/>
            <w:r w:rsidR="00E8292E">
              <w:rPr>
                <w:rFonts w:ascii="Cambria" w:eastAsia="Arial" w:hAnsi="Arial" w:cs="Arial"/>
                <w:color w:val="000000"/>
                <w:sz w:val="20"/>
                <w:szCs w:val="20"/>
              </w:rPr>
              <w:t>accid</w:t>
            </w:r>
            <w:r w:rsidR="00523A88">
              <w:rPr>
                <w:rFonts w:ascii="Cambria" w:eastAsia="Arial" w:hAnsi="Arial" w:cs="Arial"/>
                <w:color w:val="000000"/>
                <w:sz w:val="20"/>
                <w:szCs w:val="20"/>
              </w:rPr>
              <w:t>e</w:t>
            </w:r>
            <w:r w:rsidR="00E8292E">
              <w:rPr>
                <w:rFonts w:ascii="Cambria" w:eastAsia="Arial" w:hAnsi="Arial" w:cs="Arial"/>
                <w:color w:val="000000"/>
                <w:sz w:val="20"/>
                <w:szCs w:val="20"/>
              </w:rPr>
              <w:t>nt</w:t>
            </w:r>
            <w:commentRangeEnd w:id="77"/>
            <w:r w:rsidR="00E8292E">
              <w:rPr>
                <w:rStyle w:val="Kommentarzeichen"/>
              </w:rPr>
              <w:commentReference w:id="77"/>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6F1327"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9.1% (n = 28)</w:t>
            </w:r>
            <w:r>
              <w:rPr>
                <w:rFonts w:ascii="Cambria" w:eastAsia="Arial" w:hAnsi="Arial" w:cs="Arial"/>
                <w:color w:val="000000"/>
                <w:sz w:val="20"/>
                <w:szCs w:val="20"/>
              </w:rPr>
              <w:br/>
              <w:t>n = 307</w:t>
            </w:r>
          </w:p>
        </w:tc>
      </w:tr>
      <w:tr w:rsidR="0070620F" w14:paraId="7A1EA506"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86CA28" w14:textId="5098627D" w:rsidR="0070620F" w:rsidRDefault="00EA4E97" w:rsidP="00510C82">
            <w:pPr>
              <w:pBdr>
                <w:top w:val="none" w:sz="0" w:space="0" w:color="000000"/>
                <w:left w:val="none" w:sz="0" w:space="0" w:color="000000"/>
                <w:bottom w:val="none" w:sz="0" w:space="0" w:color="000000"/>
                <w:right w:val="none" w:sz="0" w:space="0" w:color="000000"/>
              </w:pBdr>
              <w:spacing w:before="100" w:after="100"/>
              <w:ind w:left="100" w:right="100"/>
            </w:pPr>
            <w:commentRangeStart w:id="78"/>
            <w:r>
              <w:rPr>
                <w:rFonts w:ascii="Cambria" w:eastAsia="Arial" w:hAnsi="Arial" w:cs="Arial"/>
                <w:color w:val="000000"/>
                <w:sz w:val="20"/>
                <w:szCs w:val="20"/>
              </w:rPr>
              <w:lastRenderedPageBreak/>
              <w:t xml:space="preserve">Self-reported </w:t>
            </w:r>
            <w:r w:rsidR="00732DDD">
              <w:rPr>
                <w:rFonts w:ascii="Cambria" w:eastAsia="Arial" w:hAnsi="Arial" w:cs="Arial"/>
                <w:color w:val="000000"/>
                <w:sz w:val="20"/>
                <w:szCs w:val="20"/>
              </w:rPr>
              <w:t>desire</w:t>
            </w:r>
            <w:r>
              <w:rPr>
                <w:rFonts w:ascii="Cambria" w:eastAsia="Arial" w:hAnsi="Arial" w:cs="Arial"/>
                <w:color w:val="000000"/>
                <w:sz w:val="20"/>
                <w:szCs w:val="20"/>
              </w:rPr>
              <w:t xml:space="preserve"> for psychological support </w:t>
            </w:r>
            <w:commentRangeEnd w:id="78"/>
            <w:r>
              <w:rPr>
                <w:rStyle w:val="Kommentarzeichen"/>
              </w:rPr>
              <w:commentReference w:id="78"/>
            </w:r>
            <w:r w:rsidR="00510C82">
              <w:rPr>
                <w:rFonts w:ascii="Cambria" w:eastAsia="Arial" w:hAnsi="Arial" w:cs="Arial"/>
                <w:color w:val="000000"/>
                <w:sz w:val="20"/>
                <w:szCs w:val="20"/>
              </w:rPr>
              <w:t>following</w:t>
            </w:r>
            <w:r w:rsidR="00732DDD">
              <w:rPr>
                <w:rFonts w:ascii="Cambria" w:eastAsia="Arial" w:hAnsi="Arial" w:cs="Arial"/>
                <w:color w:val="000000"/>
                <w:sz w:val="20"/>
                <w:szCs w:val="20"/>
              </w:rPr>
              <w:t xml:space="preserve"> </w:t>
            </w:r>
            <w:r w:rsidR="00510C82">
              <w:rPr>
                <w:rFonts w:ascii="Cambria" w:eastAsia="Arial" w:hAnsi="Arial" w:cs="Arial"/>
                <w:color w:val="000000"/>
                <w:sz w:val="20"/>
                <w:szCs w:val="20"/>
              </w:rPr>
              <w:t>accident</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065CAF"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7.5% (n = 23)</w:t>
            </w:r>
            <w:r>
              <w:rPr>
                <w:rFonts w:ascii="Cambria" w:eastAsia="Arial" w:hAnsi="Arial" w:cs="Arial"/>
                <w:color w:val="000000"/>
                <w:sz w:val="20"/>
                <w:szCs w:val="20"/>
              </w:rPr>
              <w:br/>
              <w:t>n = 307</w:t>
            </w:r>
          </w:p>
        </w:tc>
      </w:tr>
      <w:tr w:rsidR="0070620F" w14:paraId="0053CE77"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ADD643" w14:textId="2821F0C7" w:rsidR="0070620F" w:rsidRDefault="00510C82" w:rsidP="00EC1CF9">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Persisting </w:t>
            </w:r>
            <w:r w:rsidR="00EC1CF9">
              <w:rPr>
                <w:rFonts w:ascii="Cambria" w:eastAsia="Arial" w:hAnsi="Arial" w:cs="Arial"/>
                <w:color w:val="000000"/>
                <w:sz w:val="20"/>
                <w:szCs w:val="20"/>
              </w:rPr>
              <w:t>physical</w:t>
            </w:r>
            <w:r>
              <w:rPr>
                <w:rFonts w:ascii="Cambria" w:eastAsia="Arial" w:hAnsi="Arial" w:cs="Arial"/>
                <w:color w:val="000000"/>
                <w:sz w:val="20"/>
                <w:szCs w:val="20"/>
              </w:rPr>
              <w:t xml:space="preserve"> consequences of accident</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017E37"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37% (n = 115)</w:t>
            </w:r>
            <w:r>
              <w:rPr>
                <w:rFonts w:ascii="Cambria" w:eastAsia="Arial" w:hAnsi="Arial" w:cs="Arial"/>
                <w:color w:val="000000"/>
                <w:sz w:val="20"/>
                <w:szCs w:val="20"/>
              </w:rPr>
              <w:br/>
              <w:t>n = 307</w:t>
            </w:r>
          </w:p>
        </w:tc>
      </w:tr>
      <w:tr w:rsidR="0070620F" w14:paraId="65167585"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244D79" w14:textId="49569B6C"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Returned to </w:t>
            </w:r>
            <w:proofErr w:type="spellStart"/>
            <w:r>
              <w:rPr>
                <w:rFonts w:ascii="Cambria" w:eastAsia="Arial" w:hAnsi="Arial" w:cs="Arial"/>
                <w:color w:val="000000"/>
                <w:sz w:val="20"/>
                <w:szCs w:val="20"/>
              </w:rPr>
              <w:t>same</w:t>
            </w:r>
            <w:r w:rsidR="00510C82" w:rsidRPr="00510C82">
              <w:rPr>
                <w:rFonts w:ascii="Cambria" w:eastAsia="Arial" w:hAnsi="Arial" w:cs="Arial"/>
                <w:color w:val="000000"/>
                <w:sz w:val="20"/>
                <w:szCs w:val="20"/>
                <w:vertAlign w:val="superscript"/>
              </w:rPr>
              <w:t>C</w:t>
            </w:r>
            <w:proofErr w:type="spellEnd"/>
            <w:r>
              <w:rPr>
                <w:rFonts w:ascii="Cambria" w:eastAsia="Arial" w:hAnsi="Arial" w:cs="Arial"/>
                <w:color w:val="000000"/>
                <w:sz w:val="20"/>
                <w:szCs w:val="20"/>
              </w:rPr>
              <w:t xml:space="preserve"> </w:t>
            </w:r>
            <w:r w:rsidR="00CC7535">
              <w:rPr>
                <w:rFonts w:ascii="Cambria" w:eastAsia="Arial" w:hAnsi="Arial" w:cs="Arial"/>
                <w:color w:val="000000"/>
                <w:sz w:val="20"/>
                <w:szCs w:val="20"/>
              </w:rPr>
              <w:t xml:space="preserve">mountain </w:t>
            </w:r>
            <w:r>
              <w:rPr>
                <w:rFonts w:ascii="Cambria" w:eastAsia="Arial" w:hAnsi="Arial" w:cs="Arial"/>
                <w:color w:val="000000"/>
                <w:sz w:val="20"/>
                <w:szCs w:val="20"/>
              </w:rPr>
              <w:t>sport</w:t>
            </w:r>
            <w:r w:rsidR="00EA4E97">
              <w:rPr>
                <w:rFonts w:ascii="Cambria" w:eastAsia="Arial" w:hAnsi="Arial" w:cs="Arial"/>
                <w:color w:val="000000"/>
                <w:sz w:val="20"/>
                <w:szCs w:val="20"/>
              </w:rPr>
              <w:t xml:space="preserve"> following the accident</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BCF52C"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85% (n = 262)</w:t>
            </w:r>
            <w:r>
              <w:rPr>
                <w:rFonts w:ascii="Cambria" w:eastAsia="Arial" w:hAnsi="Arial" w:cs="Arial"/>
                <w:color w:val="000000"/>
                <w:sz w:val="20"/>
                <w:szCs w:val="20"/>
              </w:rPr>
              <w:br/>
              <w:t>n = 307</w:t>
            </w:r>
          </w:p>
        </w:tc>
      </w:tr>
      <w:tr w:rsidR="0070620F" w14:paraId="57F69905"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A755AC" w14:textId="67EFBF8C" w:rsidR="0070620F" w:rsidRDefault="00510C82">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color w:val="000000"/>
                <w:sz w:val="20"/>
                <w:szCs w:val="20"/>
              </w:rPr>
              <w:t>Behaviour</w:t>
            </w:r>
            <w:proofErr w:type="spellEnd"/>
            <w:r w:rsidR="00E8292E">
              <w:rPr>
                <w:rFonts w:ascii="Cambria" w:eastAsia="Arial" w:hAnsi="Arial" w:cs="Arial"/>
                <w:color w:val="000000"/>
                <w:sz w:val="20"/>
                <w:szCs w:val="20"/>
              </w:rPr>
              <w:t xml:space="preserve"> during</w:t>
            </w:r>
            <w:r>
              <w:rPr>
                <w:rFonts w:ascii="Cambria" w:eastAsia="Arial" w:hAnsi="Arial" w:cs="Arial"/>
                <w:color w:val="000000"/>
                <w:sz w:val="20"/>
                <w:szCs w:val="20"/>
              </w:rPr>
              <w:t xml:space="preserve"> </w:t>
            </w:r>
            <w:proofErr w:type="spellStart"/>
            <w:r>
              <w:rPr>
                <w:rFonts w:ascii="Cambria" w:eastAsia="Arial" w:hAnsi="Arial" w:cs="Arial"/>
                <w:color w:val="000000"/>
                <w:sz w:val="20"/>
                <w:szCs w:val="20"/>
              </w:rPr>
              <w:t>same</w:t>
            </w:r>
            <w:r w:rsidRPr="00510C82">
              <w:rPr>
                <w:rFonts w:ascii="Cambria" w:eastAsia="Arial" w:hAnsi="Arial" w:cs="Arial"/>
                <w:color w:val="000000"/>
                <w:sz w:val="20"/>
                <w:szCs w:val="20"/>
                <w:vertAlign w:val="superscript"/>
              </w:rPr>
              <w:t>C</w:t>
            </w:r>
            <w:proofErr w:type="spellEnd"/>
            <w:r w:rsidR="00E8292E">
              <w:rPr>
                <w:rFonts w:ascii="Cambria" w:eastAsia="Arial" w:hAnsi="Arial" w:cs="Arial"/>
                <w:color w:val="000000"/>
                <w:sz w:val="20"/>
                <w:szCs w:val="20"/>
              </w:rPr>
              <w:t xml:space="preserve"> </w:t>
            </w:r>
            <w:commentRangeStart w:id="79"/>
            <w:r w:rsidR="00E8292E">
              <w:rPr>
                <w:rFonts w:ascii="Cambria" w:eastAsia="Arial" w:hAnsi="Arial" w:cs="Arial"/>
                <w:color w:val="000000"/>
                <w:sz w:val="20"/>
                <w:szCs w:val="20"/>
              </w:rPr>
              <w:t>mountain</w:t>
            </w:r>
            <w:commentRangeEnd w:id="79"/>
            <w:r w:rsidR="00E8292E">
              <w:rPr>
                <w:rStyle w:val="Kommentarzeichen"/>
              </w:rPr>
              <w:commentReference w:id="79"/>
            </w:r>
            <w:r w:rsidR="00E8292E">
              <w:rPr>
                <w:rFonts w:ascii="Cambria" w:eastAsia="Arial" w:hAnsi="Arial" w:cs="Arial"/>
                <w:color w:val="000000"/>
                <w:sz w:val="20"/>
                <w:szCs w:val="20"/>
              </w:rPr>
              <w:t xml:space="preserve"> sports</w:t>
            </w:r>
            <w:r w:rsidR="00561475">
              <w:rPr>
                <w:rFonts w:ascii="Cambria" w:eastAsia="Arial" w:hAnsi="Arial" w:cs="Arial"/>
                <w:color w:val="000000"/>
                <w:sz w:val="20"/>
                <w:szCs w:val="20"/>
              </w:rPr>
              <w:t xml:space="preserve"> </w:t>
            </w:r>
            <w:proofErr w:type="spellStart"/>
            <w:r w:rsidR="00561475">
              <w:rPr>
                <w:rFonts w:ascii="Cambria" w:eastAsia="Arial" w:hAnsi="Arial" w:cs="Arial"/>
                <w:color w:val="000000"/>
                <w:sz w:val="20"/>
                <w:szCs w:val="20"/>
              </w:rPr>
              <w:t>post accident</w:t>
            </w:r>
            <w:proofErr w:type="spellEnd"/>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8E5F9C"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 change: 35% (n = 106)</w:t>
            </w:r>
            <w:r>
              <w:rPr>
                <w:rFonts w:ascii="Cambria" w:eastAsia="Arial" w:hAnsi="Arial" w:cs="Arial"/>
                <w:color w:val="000000"/>
                <w:sz w:val="20"/>
                <w:szCs w:val="20"/>
              </w:rPr>
              <w:br/>
              <w:t>more cautious: 65% (n = 199)</w:t>
            </w:r>
            <w:r>
              <w:rPr>
                <w:rFonts w:ascii="Cambria" w:eastAsia="Arial" w:hAnsi="Arial" w:cs="Arial"/>
                <w:color w:val="000000"/>
                <w:sz w:val="20"/>
                <w:szCs w:val="20"/>
              </w:rPr>
              <w:br/>
              <w:t>less cautious: 0.65% (n = 2)</w:t>
            </w:r>
            <w:r>
              <w:rPr>
                <w:rFonts w:ascii="Cambria" w:eastAsia="Arial" w:hAnsi="Arial" w:cs="Arial"/>
                <w:color w:val="000000"/>
                <w:sz w:val="20"/>
                <w:szCs w:val="20"/>
              </w:rPr>
              <w:br/>
              <w:t>n = 307</w:t>
            </w:r>
          </w:p>
        </w:tc>
      </w:tr>
      <w:tr w:rsidR="0070620F" w14:paraId="62D9B469" w14:textId="77777777">
        <w:trPr>
          <w:jc w:val="center"/>
        </w:trPr>
        <w:tc>
          <w:tcPr>
            <w:tcW w:w="311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593B3F" w14:textId="4BDFC5AD"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Flashback</w:t>
            </w:r>
            <w:r w:rsidR="00E8292E">
              <w:rPr>
                <w:rFonts w:ascii="Cambria" w:eastAsia="Arial" w:hAnsi="Arial" w:cs="Arial"/>
                <w:color w:val="000000"/>
                <w:sz w:val="20"/>
                <w:szCs w:val="20"/>
              </w:rPr>
              <w:t xml:space="preserve">s </w:t>
            </w:r>
            <w:commentRangeStart w:id="80"/>
            <w:commentRangeEnd w:id="80"/>
            <w:r w:rsidR="00E8292E">
              <w:rPr>
                <w:rStyle w:val="Kommentarzeichen"/>
              </w:rPr>
              <w:commentReference w:id="80"/>
            </w:r>
            <w:r w:rsidR="00510C82">
              <w:rPr>
                <w:rFonts w:ascii="Cambria" w:eastAsia="Arial" w:hAnsi="Arial" w:cs="Arial"/>
                <w:color w:val="000000"/>
                <w:sz w:val="20"/>
                <w:szCs w:val="20"/>
              </w:rPr>
              <w:t xml:space="preserve">during </w:t>
            </w:r>
            <w:proofErr w:type="spellStart"/>
            <w:r w:rsidR="00510C82">
              <w:rPr>
                <w:rFonts w:ascii="Cambria" w:eastAsia="Arial" w:hAnsi="Arial" w:cs="Arial"/>
                <w:color w:val="000000"/>
                <w:sz w:val="20"/>
                <w:szCs w:val="20"/>
              </w:rPr>
              <w:t>same</w:t>
            </w:r>
            <w:r w:rsidR="00510C82" w:rsidRPr="00510C82">
              <w:rPr>
                <w:rFonts w:ascii="Cambria" w:eastAsia="Arial" w:hAnsi="Arial" w:cs="Arial"/>
                <w:color w:val="000000"/>
                <w:sz w:val="20"/>
                <w:szCs w:val="20"/>
                <w:vertAlign w:val="superscript"/>
              </w:rPr>
              <w:t>C</w:t>
            </w:r>
            <w:proofErr w:type="spellEnd"/>
            <w:r w:rsidR="00510C82">
              <w:rPr>
                <w:rFonts w:ascii="Cambria" w:eastAsia="Arial" w:hAnsi="Arial" w:cs="Arial"/>
                <w:color w:val="000000"/>
                <w:sz w:val="20"/>
                <w:szCs w:val="20"/>
              </w:rPr>
              <w:t xml:space="preserve"> mountain sport</w:t>
            </w:r>
          </w:p>
        </w:tc>
        <w:tc>
          <w:tcPr>
            <w:tcW w:w="4252"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429EFA"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none: 60% (n = 185)</w:t>
            </w:r>
            <w:r>
              <w:rPr>
                <w:rFonts w:ascii="Cambria" w:eastAsia="Arial" w:hAnsi="Arial" w:cs="Arial"/>
                <w:color w:val="000000"/>
                <w:sz w:val="20"/>
                <w:szCs w:val="20"/>
              </w:rPr>
              <w:br/>
              <w:t>&gt; 1/month: 18% (n = 54)</w:t>
            </w:r>
            <w:r>
              <w:rPr>
                <w:rFonts w:ascii="Cambria" w:eastAsia="Arial" w:hAnsi="Arial" w:cs="Arial"/>
                <w:color w:val="000000"/>
                <w:sz w:val="20"/>
                <w:szCs w:val="20"/>
              </w:rPr>
              <w:br/>
              <w:t>&gt; 1/year: 22% (n = 68)</w:t>
            </w:r>
            <w:r>
              <w:rPr>
                <w:rFonts w:ascii="Cambria" w:eastAsia="Arial" w:hAnsi="Arial" w:cs="Arial"/>
                <w:color w:val="000000"/>
                <w:sz w:val="20"/>
                <w:szCs w:val="20"/>
              </w:rPr>
              <w:br/>
              <w:t>n = 307</w:t>
            </w:r>
          </w:p>
        </w:tc>
      </w:tr>
      <w:tr w:rsidR="0070620F" w14:paraId="577653D8" w14:textId="77777777">
        <w:trPr>
          <w:jc w:val="center"/>
        </w:trPr>
        <w:tc>
          <w:tcPr>
            <w:tcW w:w="7370" w:type="dxa"/>
            <w:gridSpan w:val="2"/>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EB06F2"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color w:val="000000"/>
                <w:sz w:val="20"/>
                <w:szCs w:val="20"/>
                <w:vertAlign w:val="superscript"/>
              </w:rPr>
              <w:t>a</w:t>
            </w:r>
            <w:r>
              <w:rPr>
                <w:rFonts w:ascii="Cambria" w:eastAsia="Arial" w:hAnsi="Arial" w:cs="Arial"/>
                <w:color w:val="000000"/>
                <w:sz w:val="20"/>
                <w:szCs w:val="20"/>
              </w:rPr>
              <w:t>ski</w:t>
            </w:r>
            <w:proofErr w:type="spellEnd"/>
            <w:r>
              <w:rPr>
                <w:rFonts w:ascii="Cambria" w:eastAsia="Arial" w:hAnsi="Arial" w:cs="Arial"/>
                <w:color w:val="000000"/>
                <w:sz w:val="20"/>
                <w:szCs w:val="20"/>
              </w:rPr>
              <w:t>/</w:t>
            </w:r>
            <w:proofErr w:type="spellStart"/>
            <w:r>
              <w:rPr>
                <w:rFonts w:ascii="Cambria" w:eastAsia="Arial" w:hAnsi="Arial" w:cs="Arial"/>
                <w:color w:val="000000"/>
                <w:sz w:val="20"/>
                <w:szCs w:val="20"/>
              </w:rPr>
              <w:t>snowdoard</w:t>
            </w:r>
            <w:proofErr w:type="spellEnd"/>
            <w:r>
              <w:rPr>
                <w:rFonts w:ascii="Cambria" w:eastAsia="Arial" w:hAnsi="Arial" w:cs="Arial"/>
                <w:color w:val="000000"/>
                <w:sz w:val="20"/>
                <w:szCs w:val="20"/>
              </w:rPr>
              <w:t>: alpine skiing, snowboarding and cross-country skiing</w:t>
            </w:r>
            <w:r>
              <w:rPr>
                <w:rFonts w:ascii="Cambria" w:eastAsia="Arial" w:hAnsi="Arial" w:cs="Arial"/>
                <w:color w:val="000000"/>
                <w:sz w:val="20"/>
                <w:szCs w:val="20"/>
              </w:rPr>
              <w:br/>
              <w:t>sledding: sledding or bobsled</w:t>
            </w:r>
            <w:r>
              <w:rPr>
                <w:rFonts w:ascii="Cambria" w:eastAsia="Arial" w:hAnsi="Arial" w:cs="Arial"/>
                <w:color w:val="000000"/>
                <w:sz w:val="20"/>
                <w:szCs w:val="20"/>
              </w:rPr>
              <w:br/>
              <w:t xml:space="preserve">climbing/hiking/mountaineering: hiking, rock and ice climbing, mountaineering, </w:t>
            </w:r>
            <w:proofErr w:type="spellStart"/>
            <w:r>
              <w:rPr>
                <w:rFonts w:ascii="Cambria" w:eastAsia="Arial" w:hAnsi="Arial" w:cs="Arial"/>
                <w:color w:val="000000"/>
                <w:sz w:val="20"/>
                <w:szCs w:val="20"/>
              </w:rPr>
              <w:t>skitouring</w:t>
            </w:r>
            <w:proofErr w:type="spellEnd"/>
            <w:r>
              <w:rPr>
                <w:rFonts w:ascii="Cambria" w:eastAsia="Arial" w:hAnsi="Arial" w:cs="Arial"/>
                <w:color w:val="000000"/>
                <w:sz w:val="20"/>
                <w:szCs w:val="20"/>
              </w:rPr>
              <w:br/>
              <w:t xml:space="preserve">biking: </w:t>
            </w:r>
            <w:proofErr w:type="spellStart"/>
            <w:r>
              <w:rPr>
                <w:rFonts w:ascii="Cambria" w:eastAsia="Arial" w:hAnsi="Arial" w:cs="Arial"/>
                <w:color w:val="000000"/>
                <w:sz w:val="20"/>
                <w:szCs w:val="20"/>
              </w:rPr>
              <w:t>mountainbike</w:t>
            </w:r>
            <w:proofErr w:type="spellEnd"/>
            <w:r>
              <w:rPr>
                <w:rFonts w:ascii="Cambria" w:eastAsia="Arial" w:hAnsi="Arial" w:cs="Arial"/>
                <w:color w:val="000000"/>
                <w:sz w:val="20"/>
                <w:szCs w:val="20"/>
              </w:rPr>
              <w:t>, tour and road cycling</w:t>
            </w:r>
          </w:p>
        </w:tc>
      </w:tr>
      <w:tr w:rsidR="0070620F" w14:paraId="2757309A" w14:textId="77777777">
        <w:trPr>
          <w:jc w:val="center"/>
        </w:trPr>
        <w:tc>
          <w:tcPr>
            <w:tcW w:w="7370" w:type="dxa"/>
            <w:gridSpan w:val="2"/>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7B6ED1"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color w:val="000000"/>
                <w:sz w:val="20"/>
                <w:szCs w:val="20"/>
                <w:vertAlign w:val="superscript"/>
              </w:rPr>
              <w:t>b</w:t>
            </w:r>
            <w:r>
              <w:rPr>
                <w:rFonts w:ascii="Cambria" w:eastAsia="Arial" w:hAnsi="Arial" w:cs="Arial"/>
                <w:color w:val="000000"/>
                <w:sz w:val="20"/>
                <w:szCs w:val="20"/>
              </w:rPr>
              <w:t>AIS</w:t>
            </w:r>
            <w:proofErr w:type="spellEnd"/>
            <w:r>
              <w:rPr>
                <w:rFonts w:ascii="Cambria" w:eastAsia="Arial" w:hAnsi="Arial" w:cs="Arial"/>
                <w:color w:val="000000"/>
                <w:sz w:val="20"/>
                <w:szCs w:val="20"/>
              </w:rPr>
              <w:t>: abbreviated injury scale</w:t>
            </w:r>
          </w:p>
        </w:tc>
      </w:tr>
    </w:tbl>
    <w:p w14:paraId="56F05458" w14:textId="28F02BDF" w:rsidR="0070620F" w:rsidRDefault="00510C82">
      <w:r>
        <w:tab/>
        <w:t xml:space="preserve">      </w:t>
      </w:r>
      <w:r w:rsidRPr="00510C82">
        <w:rPr>
          <w:rFonts w:ascii="Cambria" w:eastAsia="Arial" w:hAnsi="Arial" w:cs="Arial"/>
          <w:color w:val="000000"/>
          <w:sz w:val="20"/>
          <w:szCs w:val="20"/>
          <w:vertAlign w:val="superscript"/>
        </w:rPr>
        <w:t>C</w:t>
      </w:r>
      <w:r>
        <w:rPr>
          <w:rFonts w:ascii="Cambria" w:eastAsia="Arial" w:hAnsi="Arial" w:cs="Arial"/>
          <w:color w:val="000000"/>
          <w:sz w:val="20"/>
          <w:szCs w:val="20"/>
        </w:rPr>
        <w:t xml:space="preserve">: the same sport during which the accident </w:t>
      </w:r>
      <w:proofErr w:type="spellStart"/>
      <w:r>
        <w:rPr>
          <w:rFonts w:ascii="Cambria" w:eastAsia="Arial" w:hAnsi="Arial" w:cs="Arial"/>
          <w:color w:val="000000"/>
          <w:sz w:val="20"/>
          <w:szCs w:val="20"/>
        </w:rPr>
        <w:t>occured</w:t>
      </w:r>
      <w:proofErr w:type="spellEnd"/>
      <w:r w:rsidR="00561475">
        <w:br w:type="page"/>
      </w:r>
    </w:p>
    <w:p w14:paraId="5CE089FC" w14:textId="0E756AD5" w:rsidR="0070620F" w:rsidRDefault="00561475">
      <w:pPr>
        <w:pStyle w:val="TableCaption"/>
      </w:pPr>
      <w:r>
        <w:lastRenderedPageBreak/>
        <w:t xml:space="preserve">Table 3: Mental health characteristic of the study participants at </w:t>
      </w:r>
      <w:r w:rsidR="00510C82">
        <w:t>the time of survey</w:t>
      </w:r>
      <w:r>
        <w:t>. Numeric variables are presented as medians with interquartile ranges (IQR). Categorical variables are presented as percentages and counts within the complete observation set.</w:t>
      </w:r>
    </w:p>
    <w:tbl>
      <w:tblPr>
        <w:tblStyle w:val="Table"/>
        <w:tblW w:w="0" w:type="auto"/>
        <w:jc w:val="center"/>
        <w:tblInd w:w="0" w:type="dxa"/>
        <w:tblLayout w:type="fixed"/>
        <w:tblLook w:val="0420" w:firstRow="1" w:lastRow="0" w:firstColumn="0" w:lastColumn="0" w:noHBand="0" w:noVBand="1"/>
      </w:tblPr>
      <w:tblGrid>
        <w:gridCol w:w="3118"/>
        <w:gridCol w:w="4252"/>
      </w:tblGrid>
      <w:tr w:rsidR="0070620F" w14:paraId="02C2BE4E" w14:textId="77777777">
        <w:trPr>
          <w:tblHeader/>
          <w:jc w:val="center"/>
        </w:trPr>
        <w:tc>
          <w:tcPr>
            <w:tcW w:w="311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1A7678"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proofErr w:type="spellStart"/>
            <w:r>
              <w:rPr>
                <w:rFonts w:ascii="Cambria" w:eastAsia="Arial" w:hAnsi="Arial" w:cs="Arial"/>
                <w:b/>
                <w:color w:val="000000"/>
                <w:sz w:val="20"/>
                <w:szCs w:val="20"/>
              </w:rPr>
              <w:t>Variable</w:t>
            </w:r>
            <w:r>
              <w:rPr>
                <w:rFonts w:ascii="Cambria" w:eastAsia="Arial" w:hAnsi="Arial" w:cs="Arial"/>
                <w:b/>
                <w:color w:val="000000"/>
                <w:sz w:val="20"/>
                <w:szCs w:val="20"/>
                <w:vertAlign w:val="superscript"/>
              </w:rPr>
              <w:t>a</w:t>
            </w:r>
            <w:proofErr w:type="spellEnd"/>
          </w:p>
        </w:tc>
        <w:tc>
          <w:tcPr>
            <w:tcW w:w="425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3F9EFA"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Statistic</w:t>
            </w:r>
          </w:p>
        </w:tc>
      </w:tr>
      <w:tr w:rsidR="0070620F" w14:paraId="3AA84A78" w14:textId="77777777">
        <w:trPr>
          <w:jc w:val="center"/>
        </w:trPr>
        <w:tc>
          <w:tcPr>
            <w:tcW w:w="311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B75F4"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Participants, n</w:t>
            </w:r>
          </w:p>
        </w:tc>
        <w:tc>
          <w:tcPr>
            <w:tcW w:w="4252"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B8CD49"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307</w:t>
            </w:r>
          </w:p>
        </w:tc>
      </w:tr>
      <w:tr w:rsidR="0070620F" w14:paraId="04783DEE"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3DA9CB" w14:textId="2CD08DEB"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GAD-7 score</w:t>
            </w:r>
            <w:r w:rsidR="00024E1D">
              <w:rPr>
                <w:rFonts w:ascii="Cambria" w:eastAsia="Arial" w:hAnsi="Arial" w:cs="Arial"/>
                <w:color w:val="000000"/>
                <w:sz w:val="20"/>
                <w:szCs w:val="20"/>
              </w:rPr>
              <w:t xml:space="preserve"> (anxiety)</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A7C689"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 [IQR: 0 - 3], range: 0 - 15</w:t>
            </w:r>
          </w:p>
        </w:tc>
      </w:tr>
      <w:tr w:rsidR="0070620F" w14:paraId="4DF2B9CB"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EC83DE" w14:textId="416C7077" w:rsidR="0070620F" w:rsidRDefault="00510C82">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Clinically relevant symptoms of anxiety</w:t>
            </w:r>
            <w:r w:rsidR="00561475">
              <w:rPr>
                <w:rFonts w:ascii="Cambria" w:eastAsia="Arial" w:hAnsi="Arial" w:cs="Arial"/>
                <w:color w:val="000000"/>
                <w:sz w:val="20"/>
                <w:szCs w:val="20"/>
              </w:rPr>
              <w:t xml:space="preserve"> (GAD-7 </w:t>
            </w:r>
            <w:r w:rsidR="00561475">
              <w:rPr>
                <w:rFonts w:ascii="Cambria" w:eastAsia="Arial" w:hAnsi="Arial" w:cs="Arial"/>
                <w:color w:val="000000"/>
                <w:sz w:val="20"/>
                <w:szCs w:val="20"/>
              </w:rPr>
              <w:t>≥</w:t>
            </w:r>
            <w:r w:rsidR="00561475">
              <w:rPr>
                <w:rFonts w:ascii="Cambria" w:eastAsia="Arial" w:hAnsi="Arial" w:cs="Arial"/>
                <w:color w:val="000000"/>
                <w:sz w:val="20"/>
                <w:szCs w:val="20"/>
              </w:rPr>
              <w:t>10)</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8B9C29"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2.3% (n = 7)</w:t>
            </w:r>
          </w:p>
        </w:tc>
      </w:tr>
      <w:tr w:rsidR="0070620F" w14:paraId="112C6A2E"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CE85F9" w14:textId="63BEFE33"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PHQ-9 score</w:t>
            </w:r>
            <w:r w:rsidR="00024E1D">
              <w:rPr>
                <w:rFonts w:ascii="Cambria" w:eastAsia="Arial" w:hAnsi="Arial" w:cs="Arial"/>
                <w:color w:val="000000"/>
                <w:sz w:val="20"/>
                <w:szCs w:val="20"/>
              </w:rPr>
              <w:t xml:space="preserve"> (depression)</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F68A81"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 [IQR: 1 - 5], range: 0 - 16</w:t>
            </w:r>
          </w:p>
        </w:tc>
      </w:tr>
      <w:tr w:rsidR="0070620F" w14:paraId="20CDF422"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F22F17" w14:textId="6D071420" w:rsidR="0070620F" w:rsidRDefault="00510C82">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Clinically relevant symptoms of depression</w:t>
            </w:r>
            <w:r w:rsidR="00561475">
              <w:rPr>
                <w:rFonts w:ascii="Cambria" w:eastAsia="Arial" w:hAnsi="Arial" w:cs="Arial"/>
                <w:color w:val="000000"/>
                <w:sz w:val="20"/>
                <w:szCs w:val="20"/>
              </w:rPr>
              <w:t xml:space="preserve"> (PHQ-9 </w:t>
            </w:r>
            <w:r w:rsidR="00561475">
              <w:rPr>
                <w:rFonts w:ascii="Cambria" w:eastAsia="Arial" w:hAnsi="Arial" w:cs="Arial"/>
                <w:color w:val="000000"/>
                <w:sz w:val="20"/>
                <w:szCs w:val="20"/>
              </w:rPr>
              <w:t>≥</w:t>
            </w:r>
            <w:r w:rsidR="00561475">
              <w:rPr>
                <w:rFonts w:ascii="Cambria" w:eastAsia="Arial" w:hAnsi="Arial" w:cs="Arial"/>
                <w:color w:val="000000"/>
                <w:sz w:val="20"/>
                <w:szCs w:val="20"/>
              </w:rPr>
              <w:t>11)</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057107"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5.5% (n = 17)</w:t>
            </w:r>
          </w:p>
        </w:tc>
      </w:tr>
      <w:tr w:rsidR="0070620F" w14:paraId="3318AE8B"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1B86FC" w14:textId="2BCEFD55"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PHQ-15 score</w:t>
            </w:r>
            <w:r w:rsidR="00024E1D">
              <w:rPr>
                <w:rFonts w:ascii="Cambria" w:eastAsia="Arial" w:hAnsi="Arial" w:cs="Arial"/>
                <w:color w:val="000000"/>
                <w:sz w:val="20"/>
                <w:szCs w:val="20"/>
              </w:rPr>
              <w:t xml:space="preserve"> (somatization)</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1621B9"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 [IQR: 1 - 4], range: 0 - 23</w:t>
            </w:r>
          </w:p>
        </w:tc>
      </w:tr>
      <w:tr w:rsidR="0070620F" w14:paraId="6AF5C224"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ECD98B" w14:textId="1C02B105" w:rsidR="0070620F" w:rsidRDefault="00510C82">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Score suggesting clinically relevant somatization</w:t>
            </w:r>
            <w:r w:rsidR="00561475">
              <w:rPr>
                <w:rFonts w:ascii="Cambria" w:eastAsia="Arial" w:hAnsi="Arial" w:cs="Arial"/>
                <w:color w:val="000000"/>
                <w:sz w:val="20"/>
                <w:szCs w:val="20"/>
              </w:rPr>
              <w:t xml:space="preserve"> (PHQ-15 </w:t>
            </w:r>
            <w:r w:rsidR="00561475">
              <w:rPr>
                <w:rFonts w:ascii="Cambria" w:eastAsia="Arial" w:hAnsi="Arial" w:cs="Arial"/>
                <w:color w:val="000000"/>
                <w:sz w:val="20"/>
                <w:szCs w:val="20"/>
              </w:rPr>
              <w:t>≥</w:t>
            </w:r>
            <w:r w:rsidR="00561475">
              <w:rPr>
                <w:rFonts w:ascii="Cambria" w:eastAsia="Arial" w:hAnsi="Arial" w:cs="Arial"/>
                <w:color w:val="000000"/>
                <w:sz w:val="20"/>
                <w:szCs w:val="20"/>
              </w:rPr>
              <w:t>11)</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629B8A"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4.9% (n = 15)</w:t>
            </w:r>
          </w:p>
        </w:tc>
      </w:tr>
      <w:tr w:rsidR="0070620F" w14:paraId="4348DE2B"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25C414" w14:textId="22DD8633"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EUROHIS-QOL 8 score</w:t>
            </w:r>
            <w:r w:rsidR="00510C82">
              <w:rPr>
                <w:rFonts w:ascii="Cambria" w:eastAsia="Arial" w:hAnsi="Arial" w:cs="Arial"/>
                <w:color w:val="000000"/>
                <w:sz w:val="20"/>
                <w:szCs w:val="20"/>
              </w:rPr>
              <w:t xml:space="preserve"> (quality of life)</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E02DC6"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4.4 [IQR: 4 - 4.6], range: 2 - 5</w:t>
            </w:r>
          </w:p>
        </w:tc>
      </w:tr>
      <w:tr w:rsidR="0070620F" w14:paraId="529FFBD3"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7FFE45" w14:textId="05FB8628"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SOC-9L score</w:t>
            </w:r>
            <w:r w:rsidR="00510C82">
              <w:rPr>
                <w:rFonts w:ascii="Cambria" w:eastAsia="Arial" w:hAnsi="Arial" w:cs="Arial"/>
                <w:color w:val="000000"/>
                <w:sz w:val="20"/>
                <w:szCs w:val="20"/>
              </w:rPr>
              <w:t xml:space="preserve"> (sense of coherence)</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4A976D"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19 [IQR: 16 - 25], range: 10 - 49</w:t>
            </w:r>
          </w:p>
        </w:tc>
      </w:tr>
      <w:tr w:rsidR="0070620F" w14:paraId="52A3D83F"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8CB594" w14:textId="1A33543D"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RS13 score</w:t>
            </w:r>
            <w:r w:rsidR="00510C82">
              <w:rPr>
                <w:rFonts w:ascii="Cambria" w:eastAsia="Arial" w:hAnsi="Arial" w:cs="Arial"/>
                <w:color w:val="000000"/>
                <w:sz w:val="20"/>
                <w:szCs w:val="20"/>
              </w:rPr>
              <w:t xml:space="preserve"> (resilience)</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1EC622"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78 [IQR: 70 - 85], range: 15 - 91</w:t>
            </w:r>
          </w:p>
        </w:tc>
      </w:tr>
      <w:tr w:rsidR="0070620F" w14:paraId="3150AF24"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ABD72E" w14:textId="1A3E908A" w:rsidR="0070620F" w:rsidRDefault="00510C82">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Resilience categories</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6AE7F0"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low: 18% (n = 56)</w:t>
            </w:r>
            <w:r>
              <w:rPr>
                <w:rFonts w:ascii="Cambria" w:eastAsia="Arial" w:hAnsi="Arial" w:cs="Arial"/>
                <w:color w:val="000000"/>
                <w:sz w:val="20"/>
                <w:szCs w:val="20"/>
              </w:rPr>
              <w:br/>
              <w:t>moderate: 14% (n = 42)</w:t>
            </w:r>
            <w:r>
              <w:rPr>
                <w:rFonts w:ascii="Cambria" w:eastAsia="Arial" w:hAnsi="Arial" w:cs="Arial"/>
                <w:color w:val="000000"/>
                <w:sz w:val="20"/>
                <w:szCs w:val="20"/>
              </w:rPr>
              <w:br/>
              <w:t>high: 68% (n = 209)</w:t>
            </w:r>
          </w:p>
        </w:tc>
      </w:tr>
      <w:tr w:rsidR="0070620F" w14:paraId="76257CEF"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5BC075" w14:textId="449814FD"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PTGI score</w:t>
            </w:r>
            <w:r w:rsidR="00510C82">
              <w:rPr>
                <w:rFonts w:ascii="Cambria" w:eastAsia="Arial" w:hAnsi="Arial" w:cs="Arial"/>
                <w:color w:val="000000"/>
                <w:sz w:val="20"/>
                <w:szCs w:val="20"/>
              </w:rPr>
              <w:t xml:space="preserve"> (posttraumatic growth)</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F3342C"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32 [IQR: 16 - 48], range: 0 - 100</w:t>
            </w:r>
          </w:p>
        </w:tc>
      </w:tr>
      <w:tr w:rsidR="0070620F" w14:paraId="18C29454" w14:textId="77777777">
        <w:trPr>
          <w:jc w:val="center"/>
        </w:trPr>
        <w:tc>
          <w:tcPr>
            <w:tcW w:w="311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36CDE5" w14:textId="6F931BE4"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PCL-5 score</w:t>
            </w:r>
            <w:r w:rsidR="00510C82">
              <w:rPr>
                <w:rFonts w:ascii="Cambria" w:eastAsia="Arial" w:hAnsi="Arial" w:cs="Arial"/>
                <w:color w:val="000000"/>
                <w:sz w:val="20"/>
                <w:szCs w:val="20"/>
              </w:rPr>
              <w:t xml:space="preserve"> (</w:t>
            </w:r>
            <w:proofErr w:type="spellStart"/>
            <w:r w:rsidR="00510C82">
              <w:rPr>
                <w:rFonts w:ascii="Cambria" w:eastAsia="Arial" w:hAnsi="Arial" w:cs="Arial"/>
                <w:color w:val="000000"/>
                <w:sz w:val="20"/>
                <w:szCs w:val="20"/>
              </w:rPr>
              <w:t>post traumatic</w:t>
            </w:r>
            <w:proofErr w:type="spellEnd"/>
            <w:r w:rsidR="00510C82">
              <w:rPr>
                <w:rFonts w:ascii="Cambria" w:eastAsia="Arial" w:hAnsi="Arial" w:cs="Arial"/>
                <w:color w:val="000000"/>
                <w:sz w:val="20"/>
                <w:szCs w:val="20"/>
              </w:rPr>
              <w:t xml:space="preserve"> stress disorder)</w:t>
            </w:r>
          </w:p>
        </w:tc>
        <w:tc>
          <w:tcPr>
            <w:tcW w:w="425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85816A"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3 [IQR: 1 - 7], range: 0 - 44</w:t>
            </w:r>
          </w:p>
        </w:tc>
      </w:tr>
      <w:tr w:rsidR="0070620F" w14:paraId="0D29C4E8" w14:textId="77777777">
        <w:trPr>
          <w:jc w:val="center"/>
        </w:trPr>
        <w:tc>
          <w:tcPr>
            <w:tcW w:w="311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C125AA" w14:textId="34A3DBA9" w:rsidR="0070620F" w:rsidRDefault="00B42356" w:rsidP="00AC1E8D">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One or more </w:t>
            </w:r>
            <w:r w:rsidR="00AC1E8D">
              <w:rPr>
                <w:rFonts w:ascii="Cambria" w:eastAsia="Arial" w:hAnsi="Arial" w:cs="Arial"/>
                <w:color w:val="000000"/>
                <w:sz w:val="20"/>
                <w:szCs w:val="20"/>
              </w:rPr>
              <w:t>diagnostic criteria</w:t>
            </w:r>
            <w:r>
              <w:rPr>
                <w:rFonts w:ascii="Cambria" w:eastAsia="Arial" w:hAnsi="Arial" w:cs="Arial"/>
                <w:color w:val="000000"/>
                <w:sz w:val="20"/>
                <w:szCs w:val="20"/>
              </w:rPr>
              <w:t xml:space="preserve"> of PTSD positive</w:t>
            </w:r>
          </w:p>
        </w:tc>
        <w:tc>
          <w:tcPr>
            <w:tcW w:w="4252"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CEF214"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19% (n = 58)</w:t>
            </w:r>
          </w:p>
        </w:tc>
      </w:tr>
      <w:tr w:rsidR="0070620F" w14:paraId="6F689972" w14:textId="77777777">
        <w:trPr>
          <w:jc w:val="center"/>
        </w:trPr>
        <w:tc>
          <w:tcPr>
            <w:tcW w:w="7370" w:type="dxa"/>
            <w:gridSpan w:val="2"/>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73B161" w14:textId="77777777" w:rsidR="0070620F" w:rsidRDefault="00561475">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a</w:t>
            </w:r>
            <w:r>
              <w:rPr>
                <w:rFonts w:ascii="Cambria" w:eastAsia="Arial" w:hAnsi="Arial" w:cs="Arial"/>
                <w:color w:val="000000"/>
                <w:sz w:val="20"/>
                <w:szCs w:val="20"/>
              </w:rPr>
              <w:t>GAD-7: 7-item general anxiety disorder scale; PHQ: patient health questionnaire; EUROHIS-QOL 8: 8-item EUROHIS project quality of life scale; SOC-9L: Leipzig 9-item sense of coherence questionnaire; RS13: 13-item resilience scale; PCL-5 DSM-5: PTSD checklist for DSM-5; PTGI: post-traumatic growth inventory; PTSD: post-traumatic stress disorder</w:t>
            </w:r>
          </w:p>
        </w:tc>
      </w:tr>
    </w:tbl>
    <w:p w14:paraId="1AD3A7FF" w14:textId="77777777" w:rsidR="0070620F" w:rsidRDefault="00561475">
      <w:r>
        <w:br w:type="page"/>
      </w:r>
    </w:p>
    <w:p w14:paraId="44E0A599" w14:textId="77777777" w:rsidR="0070620F" w:rsidRDefault="00561475">
      <w:pPr>
        <w:pStyle w:val="berschrift1"/>
      </w:pPr>
      <w:bookmarkStart w:id="81" w:name="figures"/>
      <w:bookmarkEnd w:id="70"/>
      <w:r>
        <w:lastRenderedPageBreak/>
        <w:t>Figures</w:t>
      </w:r>
    </w:p>
    <w:p w14:paraId="793DAEC1" w14:textId="05FB74DD" w:rsidR="0070620F" w:rsidRDefault="00561475">
      <w:pPr>
        <w:pStyle w:val="CaptionedFigure"/>
      </w:pPr>
      <w:commentRangeStart w:id="82"/>
      <w:r>
        <w:rPr>
          <w:noProof/>
          <w:lang w:val="de-DE" w:eastAsia="de-DE"/>
        </w:rPr>
        <w:drawing>
          <wp:inline distT="0" distB="0" distL="0" distR="0" wp14:anchorId="08FE1F43" wp14:editId="1801F2F5">
            <wp:extent cx="4326226" cy="6008478"/>
            <wp:effectExtent l="0" t="0" r="0" b="0"/>
            <wp:docPr id="44" name="Picture" descr="Figure 1: Flow diagram of the analysis inclusion process and the analysis strategy."/>
            <wp:cNvGraphicFramePr/>
            <a:graphic xmlns:a="http://schemas.openxmlformats.org/drawingml/2006/main">
              <a:graphicData uri="http://schemas.openxmlformats.org/drawingml/2006/picture">
                <pic:pic xmlns:pic="http://schemas.openxmlformats.org/drawingml/2006/picture">
                  <pic:nvPicPr>
                    <pic:cNvPr id="45" name="Picture" descr="C:\Users\piotr\Desktop\PTSD%20paper\paper\manuscript_files/figure-docx/fig-consort-1.png"/>
                    <pic:cNvPicPr>
                      <a:picLocks noChangeAspect="1" noChangeArrowheads="1"/>
                    </pic:cNvPicPr>
                  </pic:nvPicPr>
                  <pic:blipFill>
                    <a:blip r:embed="rId15"/>
                    <a:stretch>
                      <a:fillRect/>
                    </a:stretch>
                  </pic:blipFill>
                  <pic:spPr bwMode="auto">
                    <a:xfrm>
                      <a:off x="0" y="0"/>
                      <a:ext cx="4326226" cy="6008478"/>
                    </a:xfrm>
                    <a:prstGeom prst="rect">
                      <a:avLst/>
                    </a:prstGeom>
                    <a:noFill/>
                    <a:ln w="9525">
                      <a:noFill/>
                      <a:headEnd/>
                      <a:tailEnd/>
                    </a:ln>
                  </pic:spPr>
                </pic:pic>
              </a:graphicData>
            </a:graphic>
          </wp:inline>
        </w:drawing>
      </w:r>
      <w:commentRangeEnd w:id="82"/>
      <w:r w:rsidR="00024E1D">
        <w:rPr>
          <w:rStyle w:val="Kommentarzeichen"/>
        </w:rPr>
        <w:commentReference w:id="82"/>
      </w:r>
    </w:p>
    <w:p w14:paraId="4E660997" w14:textId="77777777" w:rsidR="0070620F" w:rsidRDefault="00561475">
      <w:pPr>
        <w:pStyle w:val="ImageCaption"/>
      </w:pPr>
      <w:r>
        <w:t>Figure 1: Flow diagram of the analysis inclusion process and the analysis strategy.</w:t>
      </w:r>
    </w:p>
    <w:p w14:paraId="3B8AB9DA" w14:textId="77777777" w:rsidR="0070620F" w:rsidRDefault="00561475">
      <w:pPr>
        <w:pStyle w:val="Textkrper"/>
      </w:pPr>
      <w:r>
        <w:rPr>
          <w:b/>
          <w:bCs/>
        </w:rPr>
        <w:t>Figure 1. Flow diagram of the analysis inclusion process and the analysis strategy.</w:t>
      </w:r>
    </w:p>
    <w:p w14:paraId="5408AB6C" w14:textId="77777777" w:rsidR="0070620F" w:rsidRDefault="00561475">
      <w:r>
        <w:br w:type="page"/>
      </w:r>
    </w:p>
    <w:p w14:paraId="6BA53628" w14:textId="2A03F5BB" w:rsidR="0070620F" w:rsidRDefault="00561475">
      <w:pPr>
        <w:pStyle w:val="CaptionedFigure"/>
      </w:pPr>
      <w:commentRangeStart w:id="83"/>
      <w:r>
        <w:rPr>
          <w:noProof/>
          <w:lang w:val="de-DE" w:eastAsia="de-DE"/>
        </w:rPr>
        <w:lastRenderedPageBreak/>
        <w:drawing>
          <wp:inline distT="0" distB="0" distL="0" distR="0" wp14:anchorId="1DD25B86" wp14:editId="2A0DF833">
            <wp:extent cx="5943600" cy="7596231"/>
            <wp:effectExtent l="0" t="0" r="0" b="0"/>
            <wp:docPr id="47" name="Picture" descr="Figure 2: Scores of psychometry readouts in the mental clusters."/>
            <wp:cNvGraphicFramePr/>
            <a:graphic xmlns:a="http://schemas.openxmlformats.org/drawingml/2006/main">
              <a:graphicData uri="http://schemas.openxmlformats.org/drawingml/2006/picture">
                <pic:pic xmlns:pic="http://schemas.openxmlformats.org/drawingml/2006/picture">
                  <pic:nvPicPr>
                    <pic:cNvPr id="48" name="Picture" descr="C:\Users\piotr\Desktop\PTSD%20paper\paper\manuscript_files/figure-docx/fig-clust-psych-1.png"/>
                    <pic:cNvPicPr>
                      <a:picLocks noChangeAspect="1" noChangeArrowheads="1"/>
                    </pic:cNvPicPr>
                  </pic:nvPicPr>
                  <pic:blipFill>
                    <a:blip r:embed="rId16"/>
                    <a:stretch>
                      <a:fillRect/>
                    </a:stretch>
                  </pic:blipFill>
                  <pic:spPr bwMode="auto">
                    <a:xfrm>
                      <a:off x="0" y="0"/>
                      <a:ext cx="5943600" cy="7596231"/>
                    </a:xfrm>
                    <a:prstGeom prst="rect">
                      <a:avLst/>
                    </a:prstGeom>
                    <a:noFill/>
                    <a:ln w="9525">
                      <a:noFill/>
                      <a:headEnd/>
                      <a:tailEnd/>
                    </a:ln>
                  </pic:spPr>
                </pic:pic>
              </a:graphicData>
            </a:graphic>
          </wp:inline>
        </w:drawing>
      </w:r>
      <w:commentRangeEnd w:id="83"/>
      <w:r w:rsidR="00E268BF">
        <w:rPr>
          <w:rStyle w:val="Kommentarzeichen"/>
        </w:rPr>
        <w:commentReference w:id="83"/>
      </w:r>
    </w:p>
    <w:p w14:paraId="3C1B9A43" w14:textId="77777777" w:rsidR="0070620F" w:rsidRDefault="00561475">
      <w:pPr>
        <w:pStyle w:val="ImageCaption"/>
      </w:pPr>
      <w:r>
        <w:lastRenderedPageBreak/>
        <w:t>Figure 2: Scores of psychometry readouts in the mental clusters.</w:t>
      </w:r>
    </w:p>
    <w:p w14:paraId="09F9CE64" w14:textId="7300424D" w:rsidR="0070620F" w:rsidRDefault="00561475">
      <w:pPr>
        <w:pStyle w:val="Textkrper"/>
      </w:pPr>
      <w:r>
        <w:rPr>
          <w:b/>
          <w:bCs/>
        </w:rPr>
        <w:t xml:space="preserve">Figure 2. Scores </w:t>
      </w:r>
      <w:proofErr w:type="gramStart"/>
      <w:r>
        <w:rPr>
          <w:b/>
          <w:bCs/>
        </w:rPr>
        <w:t xml:space="preserve">of </w:t>
      </w:r>
      <w:r w:rsidR="0033643B">
        <w:rPr>
          <w:b/>
          <w:bCs/>
        </w:rPr>
        <w:t xml:space="preserve"> psychometric</w:t>
      </w:r>
      <w:proofErr w:type="gramEnd"/>
      <w:r w:rsidR="0033643B">
        <w:rPr>
          <w:b/>
          <w:bCs/>
        </w:rPr>
        <w:t xml:space="preserve"> assessment </w:t>
      </w:r>
      <w:r>
        <w:rPr>
          <w:b/>
          <w:bCs/>
        </w:rPr>
        <w:t>in the</w:t>
      </w:r>
      <w:r w:rsidR="0033643B">
        <w:rPr>
          <w:b/>
          <w:bCs/>
        </w:rPr>
        <w:t xml:space="preserve"> three</w:t>
      </w:r>
      <w:r>
        <w:rPr>
          <w:b/>
          <w:bCs/>
        </w:rPr>
        <w:t xml:space="preserve"> mental </w:t>
      </w:r>
      <w:r w:rsidR="0033643B">
        <w:rPr>
          <w:b/>
          <w:bCs/>
        </w:rPr>
        <w:t xml:space="preserve">health </w:t>
      </w:r>
      <w:r>
        <w:rPr>
          <w:b/>
          <w:bCs/>
        </w:rPr>
        <w:t>clusters.</w:t>
      </w:r>
    </w:p>
    <w:p w14:paraId="1AA8B0F5" w14:textId="77777777" w:rsidR="0033643B" w:rsidRDefault="00561475">
      <w:pPr>
        <w:pStyle w:val="Textkrper"/>
        <w:rPr>
          <w:i/>
          <w:iCs/>
        </w:rPr>
      </w:pPr>
      <w:r>
        <w:rPr>
          <w:i/>
          <w:iCs/>
        </w:rPr>
        <w:t xml:space="preserve">The mental </w:t>
      </w:r>
      <w:r w:rsidR="0033643B">
        <w:rPr>
          <w:i/>
          <w:iCs/>
        </w:rPr>
        <w:t xml:space="preserve">health </w:t>
      </w:r>
      <w:r>
        <w:rPr>
          <w:i/>
          <w:iCs/>
        </w:rPr>
        <w:t xml:space="preserve">clusters were defined in respect to psychometric scoring in the training subset of the study cohort by PAM (partition around medoids) with cosine distance between the observations. Assignment of the test subset observations to the mental clusters was done with the inverse distance weighted 7-nearest </w:t>
      </w:r>
      <w:proofErr w:type="gramStart"/>
      <w:r>
        <w:rPr>
          <w:i/>
          <w:iCs/>
        </w:rPr>
        <w:t>neighbors</w:t>
      </w:r>
      <w:proofErr w:type="gramEnd"/>
      <w:r>
        <w:rPr>
          <w:i/>
          <w:iCs/>
        </w:rPr>
        <w:t xml:space="preserve"> classifier. Three mental</w:t>
      </w:r>
      <w:r w:rsidR="0033643B">
        <w:rPr>
          <w:i/>
          <w:iCs/>
        </w:rPr>
        <w:t xml:space="preserve"> health</w:t>
      </w:r>
      <w:r>
        <w:rPr>
          <w:i/>
          <w:iCs/>
        </w:rPr>
        <w:t xml:space="preserve"> clusters were identified: neutral, PTG</w:t>
      </w:r>
      <w:r w:rsidR="0033643B">
        <w:rPr>
          <w:i/>
          <w:iCs/>
        </w:rPr>
        <w:t xml:space="preserve"> (post-traumatic growth) and PTS</w:t>
      </w:r>
      <w:r>
        <w:rPr>
          <w:i/>
          <w:iCs/>
        </w:rPr>
        <w:t xml:space="preserve"> (post-traumatic </w:t>
      </w:r>
      <w:r w:rsidR="0033643B">
        <w:rPr>
          <w:i/>
          <w:iCs/>
        </w:rPr>
        <w:t xml:space="preserve">stress). </w:t>
      </w:r>
      <w:r>
        <w:rPr>
          <w:i/>
          <w:iCs/>
        </w:rPr>
        <w:t xml:space="preserve"> All clustering parameters differed significantly between the clusters as assessed by Kruskal-</w:t>
      </w:r>
      <w:proofErr w:type="gramStart"/>
      <w:r>
        <w:rPr>
          <w:i/>
          <w:iCs/>
        </w:rPr>
        <w:t>Wallis</w:t>
      </w:r>
      <w:proofErr w:type="gramEnd"/>
      <w:r>
        <w:rPr>
          <w:i/>
          <w:iCs/>
        </w:rPr>
        <w:t xml:space="preserve"> test with </w:t>
      </w:r>
      <m:oMath>
        <m:sSup>
          <m:sSupPr>
            <m:ctrlPr>
              <w:rPr>
                <w:rFonts w:ascii="Cambria Math" w:hAnsi="Cambria Math"/>
              </w:rPr>
            </m:ctrlPr>
          </m:sSupPr>
          <m:e>
            <m:r>
              <w:rPr>
                <w:rFonts w:ascii="Cambria Math" w:hAnsi="Cambria Math"/>
              </w:rPr>
              <m:t>η</m:t>
            </m:r>
          </m:e>
          <m:sup>
            <m:r>
              <w:rPr>
                <w:rFonts w:ascii="Cambria Math" w:hAnsi="Cambria Math"/>
              </w:rPr>
              <m:t>2</m:t>
            </m:r>
          </m:sup>
        </m:sSup>
      </m:oMath>
      <w:r>
        <w:rPr>
          <w:i/>
          <w:iCs/>
        </w:rPr>
        <w:t xml:space="preserve"> effect size statistic. Mean normalize</w:t>
      </w:r>
      <w:r w:rsidR="0033643B">
        <w:rPr>
          <w:i/>
          <w:iCs/>
        </w:rPr>
        <w:t xml:space="preserve">d scores of important mental disorders </w:t>
      </w:r>
      <w:r>
        <w:rPr>
          <w:i/>
          <w:iCs/>
        </w:rPr>
        <w:t>(A), quality of life (B), post-traumatic growth (C) and post-traumatic symptom disorder (D) in the mental</w:t>
      </w:r>
      <w:r w:rsidR="0033643B">
        <w:rPr>
          <w:i/>
          <w:iCs/>
        </w:rPr>
        <w:t xml:space="preserve"> health</w:t>
      </w:r>
      <w:r>
        <w:rPr>
          <w:i/>
          <w:iCs/>
        </w:rPr>
        <w:t xml:space="preserve"> clusters of the training and test subsets of the study cohort are depicted as solid lines. Tinted regions represent 2 </w:t>
      </w:r>
      <m:oMath>
        <m:r>
          <m:rPr>
            <m:sty m:val="p"/>
          </m:rPr>
          <w:rPr>
            <w:rFonts w:ascii="Cambria Math" w:hAnsi="Cambria Math"/>
          </w:rPr>
          <m:t>×</m:t>
        </m:r>
      </m:oMath>
      <w:r>
        <w:rPr>
          <w:i/>
          <w:iCs/>
        </w:rPr>
        <w:t xml:space="preserve"> SEM (standard error of the mean). Numbers of observations in the clusters are displayed in the plot captions. </w:t>
      </w:r>
    </w:p>
    <w:p w14:paraId="4F6F81D5" w14:textId="779BD53C" w:rsidR="0070620F" w:rsidRDefault="00561475">
      <w:pPr>
        <w:pStyle w:val="Textkrper"/>
      </w:pPr>
      <w:r>
        <w:rPr>
          <w:i/>
          <w:iCs/>
        </w:rPr>
        <w:t>GAD-7: general anxiety disorder scale</w:t>
      </w:r>
      <w:r w:rsidR="005F4AD0">
        <w:rPr>
          <w:i/>
          <w:iCs/>
        </w:rPr>
        <w:t xml:space="preserve"> of the patient health questionnaire</w:t>
      </w:r>
      <w:r>
        <w:rPr>
          <w:i/>
          <w:iCs/>
        </w:rPr>
        <w:t>; PHQ</w:t>
      </w:r>
      <w:r w:rsidR="0033643B">
        <w:rPr>
          <w:i/>
          <w:iCs/>
        </w:rPr>
        <w:t>-9</w:t>
      </w:r>
      <w:r>
        <w:rPr>
          <w:i/>
          <w:iCs/>
        </w:rPr>
        <w:t>: patient health questionnaire</w:t>
      </w:r>
      <w:r w:rsidR="005F4AD0">
        <w:rPr>
          <w:i/>
          <w:iCs/>
        </w:rPr>
        <w:t xml:space="preserve"> module</w:t>
      </w:r>
      <w:r w:rsidR="0033643B">
        <w:rPr>
          <w:i/>
          <w:iCs/>
        </w:rPr>
        <w:t xml:space="preserve"> for the assessment of depression; PHQ-15: patient health questionnaire </w:t>
      </w:r>
      <w:r w:rsidR="005F4AD0">
        <w:rPr>
          <w:i/>
          <w:iCs/>
        </w:rPr>
        <w:t xml:space="preserve">module </w:t>
      </w:r>
      <w:r w:rsidR="0033643B">
        <w:rPr>
          <w:i/>
          <w:iCs/>
        </w:rPr>
        <w:t>for the assessment of somatization; PHQ panic: patient health questionnaire</w:t>
      </w:r>
      <w:r w:rsidR="005F4AD0">
        <w:rPr>
          <w:i/>
          <w:iCs/>
        </w:rPr>
        <w:t xml:space="preserve"> module </w:t>
      </w:r>
      <w:r w:rsidR="0033643B">
        <w:rPr>
          <w:i/>
          <w:iCs/>
        </w:rPr>
        <w:t xml:space="preserve"> for the assessment of</w:t>
      </w:r>
      <w:r w:rsidR="005F4AD0">
        <w:rPr>
          <w:i/>
          <w:iCs/>
        </w:rPr>
        <w:t xml:space="preserve"> symptoms of panic disorder</w:t>
      </w:r>
      <w:r w:rsidR="0033643B">
        <w:rPr>
          <w:i/>
          <w:iCs/>
        </w:rPr>
        <w:t xml:space="preserve"> </w:t>
      </w:r>
      <w:r>
        <w:rPr>
          <w:i/>
          <w:iCs/>
        </w:rPr>
        <w:t>; EUROHIS-QOL 8: 8-item EUROHIS project quality of life scale; SOC-9L: Leipzig 9-item sense of coherence questionnaire; RS13: 13-item resilience scale; PCL-5: PTSD checklist for DSM-5; PTGI: post-traumatic growth inventory; PTSD: post-traumatic stress disorder.</w:t>
      </w:r>
    </w:p>
    <w:p w14:paraId="03D4A85E" w14:textId="77777777" w:rsidR="0070620F" w:rsidRDefault="00561475">
      <w:r>
        <w:br w:type="page"/>
      </w:r>
    </w:p>
    <w:p w14:paraId="104BC56A" w14:textId="2159F1D3" w:rsidR="0070620F" w:rsidRDefault="00561475">
      <w:pPr>
        <w:pStyle w:val="CaptionedFigure"/>
      </w:pPr>
      <w:commentRangeStart w:id="84"/>
      <w:r>
        <w:rPr>
          <w:noProof/>
          <w:lang w:val="de-DE" w:eastAsia="de-DE"/>
        </w:rPr>
        <w:lastRenderedPageBreak/>
        <w:drawing>
          <wp:inline distT="0" distB="0" distL="0" distR="0" wp14:anchorId="74F7922B" wp14:editId="58AF6D10">
            <wp:extent cx="5943600" cy="7264866"/>
            <wp:effectExtent l="0" t="0" r="0" b="0"/>
            <wp:docPr id="50" name="Picture" descr="Figure 3: Signs of mental health problems in the mental clusters."/>
            <wp:cNvGraphicFramePr/>
            <a:graphic xmlns:a="http://schemas.openxmlformats.org/drawingml/2006/main">
              <a:graphicData uri="http://schemas.openxmlformats.org/drawingml/2006/picture">
                <pic:pic xmlns:pic="http://schemas.openxmlformats.org/drawingml/2006/picture">
                  <pic:nvPicPr>
                    <pic:cNvPr id="51" name="Picture" descr="C:\Users\piotr\Desktop\PTSD%20paper\paper\manuscript_files/figure-docx/fig-clust-symptoms-1.png"/>
                    <pic:cNvPicPr>
                      <a:picLocks noChangeAspect="1" noChangeArrowheads="1"/>
                    </pic:cNvPicPr>
                  </pic:nvPicPr>
                  <pic:blipFill>
                    <a:blip r:embed="rId17"/>
                    <a:stretch>
                      <a:fillRect/>
                    </a:stretch>
                  </pic:blipFill>
                  <pic:spPr bwMode="auto">
                    <a:xfrm>
                      <a:off x="0" y="0"/>
                      <a:ext cx="5943600" cy="7264866"/>
                    </a:xfrm>
                    <a:prstGeom prst="rect">
                      <a:avLst/>
                    </a:prstGeom>
                    <a:noFill/>
                    <a:ln w="9525">
                      <a:noFill/>
                      <a:headEnd/>
                      <a:tailEnd/>
                    </a:ln>
                  </pic:spPr>
                </pic:pic>
              </a:graphicData>
            </a:graphic>
          </wp:inline>
        </w:drawing>
      </w:r>
      <w:commentRangeEnd w:id="84"/>
      <w:r w:rsidR="00482767">
        <w:rPr>
          <w:rStyle w:val="Kommentarzeichen"/>
        </w:rPr>
        <w:commentReference w:id="84"/>
      </w:r>
    </w:p>
    <w:p w14:paraId="45E12DE0" w14:textId="4EDC5D36" w:rsidR="0070620F" w:rsidRDefault="00561475">
      <w:pPr>
        <w:pStyle w:val="ImageCaption"/>
      </w:pPr>
      <w:r>
        <w:lastRenderedPageBreak/>
        <w:t xml:space="preserve">Figure 3: </w:t>
      </w:r>
      <w:r w:rsidR="0095447F">
        <w:t>Symptoms of depression, anxiety, somatization, and PTSD as well as resilience</w:t>
      </w:r>
      <w:r>
        <w:t xml:space="preserve"> in the </w:t>
      </w:r>
      <w:r w:rsidR="0095447F">
        <w:t xml:space="preserve">three </w:t>
      </w:r>
      <w:r>
        <w:t>mental clusters.</w:t>
      </w:r>
    </w:p>
    <w:p w14:paraId="6E3FB524" w14:textId="718D6A3E" w:rsidR="0095447F" w:rsidRPr="0095447F" w:rsidRDefault="00561475">
      <w:pPr>
        <w:pStyle w:val="Textkrper"/>
        <w:rPr>
          <w:b/>
          <w:bCs/>
        </w:rPr>
      </w:pPr>
      <w:r>
        <w:rPr>
          <w:b/>
          <w:bCs/>
        </w:rPr>
        <w:t xml:space="preserve">Figure 3. </w:t>
      </w:r>
      <w:r w:rsidR="0095447F" w:rsidRPr="0095447F">
        <w:rPr>
          <w:b/>
          <w:bCs/>
        </w:rPr>
        <w:t xml:space="preserve">Symptoms of depression, anxiety, somatization, and PTSD as well as resilience in the three mental </w:t>
      </w:r>
      <w:r w:rsidR="00850C15">
        <w:rPr>
          <w:b/>
          <w:bCs/>
        </w:rPr>
        <w:t xml:space="preserve">health </w:t>
      </w:r>
      <w:r w:rsidR="0095447F" w:rsidRPr="0095447F">
        <w:rPr>
          <w:b/>
          <w:bCs/>
        </w:rPr>
        <w:t>clusters.</w:t>
      </w:r>
      <w:r w:rsidR="0095447F">
        <w:rPr>
          <w:b/>
          <w:bCs/>
        </w:rPr>
        <w:t xml:space="preserve"> </w:t>
      </w:r>
    </w:p>
    <w:p w14:paraId="10B642AD" w14:textId="41414E70" w:rsidR="0070620F" w:rsidRDefault="00561475">
      <w:pPr>
        <w:pStyle w:val="Textkrper"/>
      </w:pPr>
      <w:r>
        <w:rPr>
          <w:i/>
          <w:iCs/>
        </w:rPr>
        <w:t xml:space="preserve">Frequencies of symptoms of anxiety (A, GAD-7 ≥10), depression (B, PHQ-9 ≥ 11) and somatization (C, PHQ-15 ≥ 11), distribution of </w:t>
      </w:r>
      <w:proofErr w:type="gramStart"/>
      <w:r w:rsidR="00482767">
        <w:rPr>
          <w:i/>
          <w:iCs/>
        </w:rPr>
        <w:t>resilience</w:t>
      </w:r>
      <w:r>
        <w:rPr>
          <w:i/>
          <w:iCs/>
        </w:rPr>
        <w:t>(</w:t>
      </w:r>
      <w:proofErr w:type="gramEnd"/>
      <w:r>
        <w:rPr>
          <w:i/>
          <w:iCs/>
        </w:rPr>
        <w:t xml:space="preserve">D, RS13) and symptoms of post-traumatic stress disorder (E, PTSD, PCL-5, positivity for PTSD </w:t>
      </w:r>
      <w:r w:rsidR="0095447F">
        <w:rPr>
          <w:i/>
          <w:iCs/>
        </w:rPr>
        <w:t xml:space="preserve">symptom clusters </w:t>
      </w:r>
      <w:r>
        <w:rPr>
          <w:i/>
          <w:iCs/>
        </w:rPr>
        <w:t xml:space="preserve">and frequency of participants positive for at least one PTSD </w:t>
      </w:r>
      <w:r w:rsidR="0095447F">
        <w:rPr>
          <w:i/>
          <w:iCs/>
        </w:rPr>
        <w:t>symptom cluster</w:t>
      </w:r>
      <w:r>
        <w:rPr>
          <w:i/>
          <w:iCs/>
        </w:rPr>
        <w:t xml:space="preserve"> [PTSD+]) in the mental </w:t>
      </w:r>
      <w:r w:rsidR="0095447F">
        <w:rPr>
          <w:i/>
          <w:iCs/>
        </w:rPr>
        <w:t xml:space="preserve">health </w:t>
      </w:r>
      <w:r>
        <w:rPr>
          <w:i/>
          <w:iCs/>
        </w:rPr>
        <w:t xml:space="preserve">clusters. Statistical significance was determined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rPr>
          <w:i/>
          <w:iCs/>
        </w:rPr>
        <w:t xml:space="preserve"> test with Cramer V effect size statistic. Fractions of symptom-positive and -negative participants in the mental</w:t>
      </w:r>
      <w:r w:rsidR="0095447F">
        <w:rPr>
          <w:i/>
          <w:iCs/>
        </w:rPr>
        <w:t xml:space="preserve"> health</w:t>
      </w:r>
      <w:r>
        <w:rPr>
          <w:i/>
          <w:iCs/>
        </w:rPr>
        <w:t xml:space="preserve"> clusters in the training and test subset of the study cohort are presented in stack and bar plots. Effect sizes and p-values are shown in the plot captions or Y axes. Numbers of observations in the clusters are shown in the X axes or plot captions. Significant effects in (E) are highlighted in bold. GAD-7: 7-item general anxiety disorder scale; PHQ: patient health questionnaire; RS13: 13-item resilience scale; PCL-5 DSM-5: PTSD checklist for DSM-5; PTSD: post-traumatic stress disorder.</w:t>
      </w:r>
    </w:p>
    <w:p w14:paraId="3B28B12D" w14:textId="77777777" w:rsidR="0070620F" w:rsidRDefault="00561475">
      <w:r>
        <w:br w:type="page"/>
      </w:r>
    </w:p>
    <w:p w14:paraId="2321EC62" w14:textId="77777777" w:rsidR="0070620F" w:rsidRDefault="00561475">
      <w:pPr>
        <w:pStyle w:val="CaptionedFigure"/>
      </w:pPr>
      <w:commentRangeStart w:id="85"/>
      <w:r>
        <w:rPr>
          <w:noProof/>
          <w:lang w:val="de-DE" w:eastAsia="de-DE"/>
        </w:rPr>
        <w:lastRenderedPageBreak/>
        <w:drawing>
          <wp:inline distT="0" distB="0" distL="0" distR="0" wp14:anchorId="5CF7D8F3" wp14:editId="2B4ACFD3">
            <wp:extent cx="5943600" cy="4623732"/>
            <wp:effectExtent l="0" t="0" r="0" b="0"/>
            <wp:docPr id="53" name="Picture" descr="Figure 4: Demographic and clinical factors differing between the mental clusters of accident victims."/>
            <wp:cNvGraphicFramePr/>
            <a:graphic xmlns:a="http://schemas.openxmlformats.org/drawingml/2006/main">
              <a:graphicData uri="http://schemas.openxmlformats.org/drawingml/2006/picture">
                <pic:pic xmlns:pic="http://schemas.openxmlformats.org/drawingml/2006/picture">
                  <pic:nvPicPr>
                    <pic:cNvPr id="54" name="Picture" descr="C:\Users\piotr\Desktop\PTSD%20paper\paper\manuscript_files/figure-docx/fig-clinic-factors-1.png"/>
                    <pic:cNvPicPr>
                      <a:picLocks noChangeAspect="1" noChangeArrowheads="1"/>
                    </pic:cNvPicPr>
                  </pic:nvPicPr>
                  <pic:blipFill>
                    <a:blip r:embed="rId18"/>
                    <a:stretch>
                      <a:fillRect/>
                    </a:stretch>
                  </pic:blipFill>
                  <pic:spPr bwMode="auto">
                    <a:xfrm>
                      <a:off x="0" y="0"/>
                      <a:ext cx="5943600" cy="4623732"/>
                    </a:xfrm>
                    <a:prstGeom prst="rect">
                      <a:avLst/>
                    </a:prstGeom>
                    <a:noFill/>
                    <a:ln w="9525">
                      <a:noFill/>
                      <a:headEnd/>
                      <a:tailEnd/>
                    </a:ln>
                  </pic:spPr>
                </pic:pic>
              </a:graphicData>
            </a:graphic>
          </wp:inline>
        </w:drawing>
      </w:r>
      <w:commentRangeEnd w:id="85"/>
      <w:r w:rsidR="00850C15">
        <w:rPr>
          <w:rStyle w:val="Kommentarzeichen"/>
        </w:rPr>
        <w:commentReference w:id="85"/>
      </w:r>
    </w:p>
    <w:p w14:paraId="677627B1" w14:textId="7E08603C" w:rsidR="0070620F" w:rsidRDefault="00561475">
      <w:pPr>
        <w:pStyle w:val="ImageCaption"/>
      </w:pPr>
      <w:r>
        <w:t xml:space="preserve">Figure 4: Demographic and clinical factors differing between the mental </w:t>
      </w:r>
      <w:r w:rsidR="00B06AEB">
        <w:t xml:space="preserve">health </w:t>
      </w:r>
      <w:r w:rsidR="00732DDD">
        <w:t xml:space="preserve">response </w:t>
      </w:r>
      <w:proofErr w:type="gramStart"/>
      <w:r>
        <w:t>clusters</w:t>
      </w:r>
      <w:proofErr w:type="gramEnd"/>
      <w:r>
        <w:t xml:space="preserve"> </w:t>
      </w:r>
    </w:p>
    <w:p w14:paraId="3ADDA511" w14:textId="64D2946F" w:rsidR="0070620F" w:rsidRDefault="00561475">
      <w:pPr>
        <w:pStyle w:val="Textkrper"/>
      </w:pPr>
      <w:r>
        <w:rPr>
          <w:b/>
          <w:bCs/>
        </w:rPr>
        <w:t xml:space="preserve">Figure 4. Demographic and clinical factors differing between the mental </w:t>
      </w:r>
      <w:r w:rsidR="00B06AEB">
        <w:rPr>
          <w:b/>
          <w:bCs/>
        </w:rPr>
        <w:t xml:space="preserve">health </w:t>
      </w:r>
      <w:r w:rsidR="00732DDD">
        <w:rPr>
          <w:b/>
          <w:bCs/>
        </w:rPr>
        <w:t xml:space="preserve">response </w:t>
      </w:r>
      <w:proofErr w:type="gramStart"/>
      <w:r>
        <w:rPr>
          <w:b/>
          <w:bCs/>
        </w:rPr>
        <w:t>clusters</w:t>
      </w:r>
      <w:proofErr w:type="gramEnd"/>
    </w:p>
    <w:p w14:paraId="64124900" w14:textId="1E9360B6" w:rsidR="0070620F" w:rsidRDefault="00561475">
      <w:pPr>
        <w:pStyle w:val="Textkrper"/>
      </w:pPr>
      <w:r>
        <w:rPr>
          <w:i/>
          <w:iCs/>
        </w:rPr>
        <w:t>Distribution of gender (A), annual household income (B), and frequencies of self-reported pre-ex</w:t>
      </w:r>
      <w:r w:rsidR="00850C15">
        <w:rPr>
          <w:i/>
          <w:iCs/>
        </w:rPr>
        <w:t>isting physical disorders</w:t>
      </w:r>
      <w:r>
        <w:rPr>
          <w:i/>
          <w:iCs/>
        </w:rPr>
        <w:t xml:space="preserve"> (C) and self-reported pre-existing mental </w:t>
      </w:r>
      <w:r w:rsidR="00850C15">
        <w:rPr>
          <w:i/>
          <w:iCs/>
        </w:rPr>
        <w:t>disorders</w:t>
      </w:r>
      <w:r>
        <w:rPr>
          <w:i/>
          <w:iCs/>
        </w:rPr>
        <w:t xml:space="preserve"> (D) in the mental </w:t>
      </w:r>
      <w:r w:rsidR="00850C15">
        <w:rPr>
          <w:i/>
          <w:iCs/>
        </w:rPr>
        <w:t xml:space="preserve">health </w:t>
      </w:r>
      <w:r>
        <w:rPr>
          <w:i/>
          <w:iCs/>
        </w:rPr>
        <w:t xml:space="preserve">clusters. Statistical significance was determined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rPr>
          <w:i/>
          <w:iCs/>
        </w:rPr>
        <w:t xml:space="preserve"> test with Cramer V effect size statistic. Percentages in the mental clusters in the training and test subset of the study cohort are presented in stack plots. Effect sizes and p-values are displayed in the plot captions. Numbers of observations in the clu</w:t>
      </w:r>
      <w:proofErr w:type="spellStart"/>
      <w:r>
        <w:rPr>
          <w:i/>
          <w:iCs/>
        </w:rPr>
        <w:t>sters</w:t>
      </w:r>
      <w:proofErr w:type="spellEnd"/>
      <w:r>
        <w:rPr>
          <w:i/>
          <w:iCs/>
        </w:rPr>
        <w:t xml:space="preserve"> are presented in the X axes.</w:t>
      </w:r>
    </w:p>
    <w:p w14:paraId="2C877E4F" w14:textId="77777777" w:rsidR="0070620F" w:rsidRDefault="00561475">
      <w:r>
        <w:br w:type="page"/>
      </w:r>
    </w:p>
    <w:p w14:paraId="65057975" w14:textId="77777777" w:rsidR="0070620F" w:rsidRDefault="00561475">
      <w:pPr>
        <w:pStyle w:val="CaptionedFigure"/>
      </w:pPr>
      <w:r>
        <w:rPr>
          <w:noProof/>
          <w:lang w:val="de-DE" w:eastAsia="de-DE"/>
        </w:rPr>
        <w:lastRenderedPageBreak/>
        <w:drawing>
          <wp:inline distT="0" distB="0" distL="0" distR="0" wp14:anchorId="70139A8E" wp14:editId="3B1D2FAC">
            <wp:extent cx="5943600" cy="7596231"/>
            <wp:effectExtent l="0" t="0" r="0" b="0"/>
            <wp:docPr id="56" name="Picture" descr="Figure 5: Injury severity and location in the mental clusters."/>
            <wp:cNvGraphicFramePr/>
            <a:graphic xmlns:a="http://schemas.openxmlformats.org/drawingml/2006/main">
              <a:graphicData uri="http://schemas.openxmlformats.org/drawingml/2006/picture">
                <pic:pic xmlns:pic="http://schemas.openxmlformats.org/drawingml/2006/picture">
                  <pic:nvPicPr>
                    <pic:cNvPr id="57" name="Picture" descr="C:\Users\piotr\Desktop\PTSD%20paper\paper\manuscript_files/figure-docx/fig-injury-1.png"/>
                    <pic:cNvPicPr>
                      <a:picLocks noChangeAspect="1" noChangeArrowheads="1"/>
                    </pic:cNvPicPr>
                  </pic:nvPicPr>
                  <pic:blipFill>
                    <a:blip r:embed="rId19"/>
                    <a:stretch>
                      <a:fillRect/>
                    </a:stretch>
                  </pic:blipFill>
                  <pic:spPr bwMode="auto">
                    <a:xfrm>
                      <a:off x="0" y="0"/>
                      <a:ext cx="5943600" cy="7596231"/>
                    </a:xfrm>
                    <a:prstGeom prst="rect">
                      <a:avLst/>
                    </a:prstGeom>
                    <a:noFill/>
                    <a:ln w="9525">
                      <a:noFill/>
                      <a:headEnd/>
                      <a:tailEnd/>
                    </a:ln>
                  </pic:spPr>
                </pic:pic>
              </a:graphicData>
            </a:graphic>
          </wp:inline>
        </w:drawing>
      </w:r>
    </w:p>
    <w:p w14:paraId="1E1178C3" w14:textId="029A01FF" w:rsidR="0070620F" w:rsidRDefault="00561475">
      <w:pPr>
        <w:pStyle w:val="ImageCaption"/>
      </w:pPr>
      <w:r>
        <w:lastRenderedPageBreak/>
        <w:t xml:space="preserve">Figure 5: Injury severity and location in the mental </w:t>
      </w:r>
      <w:r w:rsidR="00850C15">
        <w:t xml:space="preserve">health </w:t>
      </w:r>
      <w:r w:rsidR="00C97E2D">
        <w:t xml:space="preserve">response </w:t>
      </w:r>
      <w:r>
        <w:t>clusters.</w:t>
      </w:r>
    </w:p>
    <w:p w14:paraId="1F52A2F7" w14:textId="6D46A047" w:rsidR="0070620F" w:rsidRDefault="00561475">
      <w:pPr>
        <w:pStyle w:val="Textkrper"/>
      </w:pPr>
      <w:r>
        <w:rPr>
          <w:b/>
          <w:bCs/>
        </w:rPr>
        <w:t>Figure 5. Injury severity and location in the mental</w:t>
      </w:r>
      <w:r w:rsidR="00850C15">
        <w:rPr>
          <w:b/>
          <w:bCs/>
        </w:rPr>
        <w:t xml:space="preserve"> health</w:t>
      </w:r>
      <w:r>
        <w:rPr>
          <w:b/>
          <w:bCs/>
        </w:rPr>
        <w:t xml:space="preserve"> </w:t>
      </w:r>
      <w:r w:rsidR="00C97E2D">
        <w:rPr>
          <w:b/>
          <w:bCs/>
        </w:rPr>
        <w:t xml:space="preserve">response </w:t>
      </w:r>
      <w:r>
        <w:rPr>
          <w:b/>
          <w:bCs/>
        </w:rPr>
        <w:t>clusters.</w:t>
      </w:r>
    </w:p>
    <w:p w14:paraId="40429434" w14:textId="77777777" w:rsidR="0070620F" w:rsidRDefault="00561475">
      <w:pPr>
        <w:pStyle w:val="Textkrper"/>
      </w:pPr>
      <w:r>
        <w:rPr>
          <w:i/>
          <w:iCs/>
        </w:rPr>
        <w:t xml:space="preserve">Distribution of injury severity grades (A, AIS: abbreviated injury scale), hospitalization (B) and surgery rates (C), and injuries of the body parts (D) in the mental clusters. Statistical significance was determined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rPr>
          <w:i/>
          <w:iCs/>
        </w:rPr>
        <w:t xml:space="preserve"> test with Cramer V effect size s</w:t>
      </w:r>
      <w:proofErr w:type="spellStart"/>
      <w:r>
        <w:rPr>
          <w:i/>
          <w:iCs/>
        </w:rPr>
        <w:t>tatistic</w:t>
      </w:r>
      <w:proofErr w:type="spellEnd"/>
      <w:r>
        <w:rPr>
          <w:i/>
          <w:iCs/>
        </w:rPr>
        <w:t>. Percentages in the mental clusters in the training and test subset of the study cohort are presented in stack and bar plots. Effect sizes and p-values are displayed in the plot captions or Y axes. Numbers of observations in the clusters are presented in the X axes or plot captions.</w:t>
      </w:r>
    </w:p>
    <w:p w14:paraId="553C6AC0" w14:textId="77777777" w:rsidR="0070620F" w:rsidRDefault="00561475">
      <w:r>
        <w:br w:type="page"/>
      </w:r>
    </w:p>
    <w:p w14:paraId="09D83C1E" w14:textId="77777777" w:rsidR="0070620F" w:rsidRDefault="00561475">
      <w:pPr>
        <w:pStyle w:val="CaptionedFigure"/>
      </w:pPr>
      <w:commentRangeStart w:id="86"/>
      <w:r>
        <w:rPr>
          <w:noProof/>
          <w:lang w:val="de-DE" w:eastAsia="de-DE"/>
        </w:rPr>
        <w:lastRenderedPageBreak/>
        <w:drawing>
          <wp:inline distT="0" distB="0" distL="0" distR="0" wp14:anchorId="69BABD83" wp14:editId="3C05373D">
            <wp:extent cx="5943600" cy="7596231"/>
            <wp:effectExtent l="0" t="0" r="0" b="0"/>
            <wp:docPr id="59" name="Picture" descr="Figure 6: Consequences of the accident in the mental clusters."/>
            <wp:cNvGraphicFramePr/>
            <a:graphic xmlns:a="http://schemas.openxmlformats.org/drawingml/2006/main">
              <a:graphicData uri="http://schemas.openxmlformats.org/drawingml/2006/picture">
                <pic:pic xmlns:pic="http://schemas.openxmlformats.org/drawingml/2006/picture">
                  <pic:nvPicPr>
                    <pic:cNvPr id="60" name="Picture" descr="C:\Users\piotr\Desktop\PTSD%20paper\paper\manuscript_files/figure-docx/fig-aftermath-1.png"/>
                    <pic:cNvPicPr>
                      <a:picLocks noChangeAspect="1" noChangeArrowheads="1"/>
                    </pic:cNvPicPr>
                  </pic:nvPicPr>
                  <pic:blipFill>
                    <a:blip r:embed="rId20"/>
                    <a:stretch>
                      <a:fillRect/>
                    </a:stretch>
                  </pic:blipFill>
                  <pic:spPr bwMode="auto">
                    <a:xfrm>
                      <a:off x="0" y="0"/>
                      <a:ext cx="5943600" cy="7596231"/>
                    </a:xfrm>
                    <a:prstGeom prst="rect">
                      <a:avLst/>
                    </a:prstGeom>
                    <a:noFill/>
                    <a:ln w="9525">
                      <a:noFill/>
                      <a:headEnd/>
                      <a:tailEnd/>
                    </a:ln>
                  </pic:spPr>
                </pic:pic>
              </a:graphicData>
            </a:graphic>
          </wp:inline>
        </w:drawing>
      </w:r>
      <w:commentRangeEnd w:id="86"/>
      <w:r w:rsidR="00DF4386">
        <w:rPr>
          <w:rStyle w:val="Kommentarzeichen"/>
        </w:rPr>
        <w:commentReference w:id="86"/>
      </w:r>
    </w:p>
    <w:p w14:paraId="478701BF" w14:textId="4EA11D9B" w:rsidR="0070620F" w:rsidRDefault="00561475">
      <w:pPr>
        <w:pStyle w:val="ImageCaption"/>
      </w:pPr>
      <w:r>
        <w:lastRenderedPageBreak/>
        <w:t xml:space="preserve">Figure 6: Consequences of the accident in the mental </w:t>
      </w:r>
      <w:r w:rsidR="00850C15">
        <w:t xml:space="preserve">health </w:t>
      </w:r>
      <w:r>
        <w:t>clusters.</w:t>
      </w:r>
    </w:p>
    <w:p w14:paraId="215AD4BB" w14:textId="59CB1BCC" w:rsidR="0070620F" w:rsidRDefault="00561475">
      <w:pPr>
        <w:pStyle w:val="Textkrper"/>
      </w:pPr>
      <w:r>
        <w:rPr>
          <w:b/>
          <w:bCs/>
        </w:rPr>
        <w:t xml:space="preserve">Figure 6. </w:t>
      </w:r>
      <w:r w:rsidR="00DF4386">
        <w:rPr>
          <w:b/>
          <w:bCs/>
        </w:rPr>
        <w:t>Persisting physical and mental c</w:t>
      </w:r>
      <w:r>
        <w:rPr>
          <w:b/>
          <w:bCs/>
        </w:rPr>
        <w:t xml:space="preserve">onsequences of the accident in the mental </w:t>
      </w:r>
      <w:r w:rsidR="00850C15">
        <w:rPr>
          <w:b/>
          <w:bCs/>
        </w:rPr>
        <w:t xml:space="preserve">health </w:t>
      </w:r>
      <w:r>
        <w:rPr>
          <w:b/>
          <w:bCs/>
        </w:rPr>
        <w:t>clusters.</w:t>
      </w:r>
    </w:p>
    <w:p w14:paraId="349FC354" w14:textId="7E1B46C0" w:rsidR="0070620F" w:rsidRDefault="00561475">
      <w:pPr>
        <w:pStyle w:val="Textkrper"/>
      </w:pPr>
      <w:r>
        <w:rPr>
          <w:i/>
          <w:iCs/>
        </w:rPr>
        <w:t>Frequencies of</w:t>
      </w:r>
      <w:r w:rsidR="00DF4386">
        <w:rPr>
          <w:i/>
          <w:iCs/>
        </w:rPr>
        <w:t xml:space="preserve"> persisting</w:t>
      </w:r>
      <w:r>
        <w:rPr>
          <w:i/>
          <w:iCs/>
        </w:rPr>
        <w:t xml:space="preserve"> </w:t>
      </w:r>
      <w:r w:rsidR="00DF4386">
        <w:rPr>
          <w:i/>
          <w:iCs/>
        </w:rPr>
        <w:t>physical</w:t>
      </w:r>
      <w:r>
        <w:rPr>
          <w:i/>
          <w:iCs/>
        </w:rPr>
        <w:t xml:space="preserve"> consequences of the accident (A), flashbacks during </w:t>
      </w:r>
      <w:r w:rsidR="00C1094C">
        <w:rPr>
          <w:i/>
          <w:iCs/>
        </w:rPr>
        <w:t xml:space="preserve">same mountain </w:t>
      </w:r>
      <w:r>
        <w:rPr>
          <w:i/>
          <w:iCs/>
        </w:rPr>
        <w:t>sport (B), more or less cautious behavior during</w:t>
      </w:r>
      <w:r w:rsidR="00C1094C">
        <w:rPr>
          <w:i/>
          <w:iCs/>
        </w:rPr>
        <w:t xml:space="preserve"> </w:t>
      </w:r>
      <w:r w:rsidR="00C97E2D">
        <w:rPr>
          <w:i/>
          <w:iCs/>
        </w:rPr>
        <w:t xml:space="preserve">same </w:t>
      </w:r>
      <w:proofErr w:type="gramStart"/>
      <w:r w:rsidR="00C1094C">
        <w:rPr>
          <w:i/>
          <w:iCs/>
        </w:rPr>
        <w:t xml:space="preserve">mountain </w:t>
      </w:r>
      <w:r>
        <w:rPr>
          <w:i/>
          <w:iCs/>
        </w:rPr>
        <w:t xml:space="preserve"> sport</w:t>
      </w:r>
      <w:proofErr w:type="gramEnd"/>
      <w:r>
        <w:rPr>
          <w:i/>
          <w:iCs/>
        </w:rPr>
        <w:t xml:space="preserve"> activity (C), self-reported</w:t>
      </w:r>
      <w:r w:rsidR="00C1094C">
        <w:rPr>
          <w:i/>
          <w:iCs/>
        </w:rPr>
        <w:t xml:space="preserve"> </w:t>
      </w:r>
      <w:r w:rsidR="00C97E2D">
        <w:rPr>
          <w:i/>
          <w:iCs/>
        </w:rPr>
        <w:t xml:space="preserve">desire </w:t>
      </w:r>
      <w:r w:rsidR="00C1094C">
        <w:rPr>
          <w:i/>
          <w:iCs/>
        </w:rPr>
        <w:t>for psychological support</w:t>
      </w:r>
      <w:r w:rsidR="00C97E2D">
        <w:rPr>
          <w:i/>
          <w:iCs/>
        </w:rPr>
        <w:t xml:space="preserve"> following the accident </w:t>
      </w:r>
      <w:r>
        <w:rPr>
          <w:i/>
          <w:iCs/>
        </w:rPr>
        <w:t xml:space="preserve">(D) and received psychological support (E) in the mental </w:t>
      </w:r>
      <w:r w:rsidR="00C1094C">
        <w:rPr>
          <w:i/>
          <w:iCs/>
        </w:rPr>
        <w:t xml:space="preserve">health </w:t>
      </w:r>
      <w:r>
        <w:rPr>
          <w:i/>
          <w:iCs/>
        </w:rPr>
        <w:t xml:space="preserve">clusters. Statistical significance was determined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rPr>
          <w:i/>
          <w:iCs/>
        </w:rPr>
        <w:t xml:space="preserve"> test with Cramer V effect size statistic. Percentages in the mental </w:t>
      </w:r>
      <w:r w:rsidR="00C97E2D">
        <w:rPr>
          <w:i/>
          <w:iCs/>
        </w:rPr>
        <w:t xml:space="preserve">health response </w:t>
      </w:r>
      <w:r>
        <w:rPr>
          <w:i/>
          <w:iCs/>
        </w:rPr>
        <w:t>clusters in the training and test subset of the study cohort are presented in stack plots. Effect sizes and p-values are displayed in the plot captions. Numbers of observations in the clusters are presented in the X axes.</w:t>
      </w:r>
    </w:p>
    <w:p w14:paraId="70154C99" w14:textId="77777777" w:rsidR="0070620F" w:rsidRDefault="00561475">
      <w:r>
        <w:br w:type="page"/>
      </w:r>
    </w:p>
    <w:p w14:paraId="7C2876AD" w14:textId="77777777" w:rsidR="0070620F" w:rsidRDefault="00561475">
      <w:pPr>
        <w:pStyle w:val="CaptionedFigure"/>
      </w:pPr>
      <w:r>
        <w:rPr>
          <w:noProof/>
          <w:lang w:val="de-DE" w:eastAsia="de-DE"/>
        </w:rPr>
        <w:lastRenderedPageBreak/>
        <w:drawing>
          <wp:inline distT="0" distB="0" distL="0" distR="0" wp14:anchorId="2F24E12C" wp14:editId="34DF2FCC">
            <wp:extent cx="5943600" cy="4953699"/>
            <wp:effectExtent l="0" t="0" r="0" b="0"/>
            <wp:docPr id="62" name="Picture" descr="Figure 7: Assignment of accident victims to the mental clusters based on explanatory factors available during acute medical management of the accident."/>
            <wp:cNvGraphicFramePr/>
            <a:graphic xmlns:a="http://schemas.openxmlformats.org/drawingml/2006/main">
              <a:graphicData uri="http://schemas.openxmlformats.org/drawingml/2006/picture">
                <pic:pic xmlns:pic="http://schemas.openxmlformats.org/drawingml/2006/picture">
                  <pic:nvPicPr>
                    <pic:cNvPr id="63" name="Picture" descr="C:\Users\piotr\Desktop\PTSD%20paper\paper\manuscript_files/figure-docx/fig-early-crf-1.png"/>
                    <pic:cNvPicPr>
                      <a:picLocks noChangeAspect="1" noChangeArrowheads="1"/>
                    </pic:cNvPicPr>
                  </pic:nvPicPr>
                  <pic:blipFill>
                    <a:blip r:embed="rId21"/>
                    <a:stretch>
                      <a:fillRect/>
                    </a:stretch>
                  </pic:blipFill>
                  <pic:spPr bwMode="auto">
                    <a:xfrm>
                      <a:off x="0" y="0"/>
                      <a:ext cx="5943600" cy="4953699"/>
                    </a:xfrm>
                    <a:prstGeom prst="rect">
                      <a:avLst/>
                    </a:prstGeom>
                    <a:noFill/>
                    <a:ln w="9525">
                      <a:noFill/>
                      <a:headEnd/>
                      <a:tailEnd/>
                    </a:ln>
                  </pic:spPr>
                </pic:pic>
              </a:graphicData>
            </a:graphic>
          </wp:inline>
        </w:drawing>
      </w:r>
    </w:p>
    <w:p w14:paraId="375DB6AC" w14:textId="77777777" w:rsidR="0070620F" w:rsidRDefault="00561475">
      <w:pPr>
        <w:pStyle w:val="ImageCaption"/>
      </w:pPr>
      <w:r>
        <w:t>Figure 7: Assignment of accident victims to the mental clusters based on explanatory factors available during acute medical management of the accident.</w:t>
      </w:r>
    </w:p>
    <w:p w14:paraId="2135A6A6" w14:textId="5BF2C184" w:rsidR="0070620F" w:rsidRDefault="00561475">
      <w:pPr>
        <w:pStyle w:val="Textkrper"/>
      </w:pPr>
      <w:r>
        <w:rPr>
          <w:b/>
          <w:bCs/>
        </w:rPr>
        <w:t>Figure 7. Assignment of</w:t>
      </w:r>
      <w:r w:rsidR="00C1094C">
        <w:rPr>
          <w:b/>
          <w:bCs/>
        </w:rPr>
        <w:t xml:space="preserve"> victims of mountain sports accidents </w:t>
      </w:r>
      <w:r>
        <w:rPr>
          <w:b/>
          <w:bCs/>
        </w:rPr>
        <w:t xml:space="preserve">to the mental </w:t>
      </w:r>
      <w:r w:rsidR="00C1094C">
        <w:rPr>
          <w:b/>
          <w:bCs/>
        </w:rPr>
        <w:t xml:space="preserve">health </w:t>
      </w:r>
      <w:r>
        <w:rPr>
          <w:b/>
          <w:bCs/>
        </w:rPr>
        <w:t>clusters based on explanatory factors available during acute medical management of the accident.</w:t>
      </w:r>
    </w:p>
    <w:p w14:paraId="2246F0B1" w14:textId="77777777" w:rsidR="0070620F" w:rsidRDefault="00561475">
      <w:pPr>
        <w:pStyle w:val="Textkrper"/>
      </w:pPr>
      <w:r>
        <w:rPr>
          <w:i/>
          <w:iCs/>
        </w:rPr>
        <w:t xml:space="preserve">A conditional random forest classifier for the mental cluster assignment based on demographic, socioeconomic, </w:t>
      </w:r>
      <w:proofErr w:type="gramStart"/>
      <w:r>
        <w:rPr>
          <w:i/>
          <w:iCs/>
        </w:rPr>
        <w:t>clinical</w:t>
      </w:r>
      <w:proofErr w:type="gramEnd"/>
      <w:r>
        <w:rPr>
          <w:i/>
          <w:iCs/>
        </w:rPr>
        <w:t xml:space="preserve"> and accident-related factors available during acute medical management of the accident was trained in the training subset of the study cohort.</w:t>
      </w:r>
    </w:p>
    <w:p w14:paraId="168C8D98" w14:textId="77777777" w:rsidR="0070620F" w:rsidRDefault="00561475">
      <w:pPr>
        <w:pStyle w:val="Textkrper"/>
      </w:pPr>
      <w:r>
        <w:rPr>
          <w:i/>
          <w:iCs/>
        </w:rPr>
        <w:t xml:space="preserve">(A) Prediction accuracy of the classifier in the training and test subset of the study cohort presented in a heat map plot of the confusion matrices. Color codes for number of cases. The overall prediction accuracy, </w:t>
      </w:r>
      <m:oMath>
        <m:r>
          <w:rPr>
            <w:rFonts w:ascii="Cambria Math" w:hAnsi="Cambria Math"/>
          </w:rPr>
          <m:t>κ</m:t>
        </m:r>
      </m:oMath>
      <w:r>
        <w:rPr>
          <w:i/>
          <w:iCs/>
        </w:rPr>
        <w:t xml:space="preserve"> and observation numbers are displayed in the plot caption. Prediction accuracy for </w:t>
      </w:r>
      <w:proofErr w:type="gramStart"/>
      <w:r>
        <w:rPr>
          <w:i/>
          <w:iCs/>
        </w:rPr>
        <w:t>particular clusters</w:t>
      </w:r>
      <w:proofErr w:type="gramEnd"/>
      <w:r>
        <w:rPr>
          <w:i/>
          <w:iCs/>
        </w:rPr>
        <w:t xml:space="preserve"> is shown in the X axis.</w:t>
      </w:r>
    </w:p>
    <w:p w14:paraId="2920CB26" w14:textId="77777777" w:rsidR="0070620F" w:rsidRDefault="00561475">
      <w:pPr>
        <w:pStyle w:val="Textkrper"/>
      </w:pPr>
      <w:r>
        <w:rPr>
          <w:i/>
          <w:iCs/>
        </w:rPr>
        <w:lastRenderedPageBreak/>
        <w:t>(B) Conditional importance of the explanatory variables for prediction of the mental cluster assignment expressed as accuracy loss (</w:t>
      </w:r>
      <m:oMath>
        <m:r>
          <w:rPr>
            <w:rFonts w:ascii="Cambria Math" w:hAnsi="Cambria Math"/>
          </w:rPr>
          <m:t>Δ</m:t>
        </m:r>
      </m:oMath>
      <w:r>
        <w:rPr>
          <w:i/>
          <w:iCs/>
        </w:rPr>
        <w:t xml:space="preserve"> accuracy).</w:t>
      </w:r>
    </w:p>
    <w:p w14:paraId="6A1E3CDB" w14:textId="77777777" w:rsidR="0070620F" w:rsidRDefault="00561475">
      <w:r>
        <w:br w:type="page"/>
      </w:r>
    </w:p>
    <w:p w14:paraId="25118569" w14:textId="77777777" w:rsidR="0070620F" w:rsidRDefault="00561475">
      <w:pPr>
        <w:pStyle w:val="berschrift1"/>
      </w:pPr>
      <w:bookmarkStart w:id="87" w:name="references"/>
      <w:bookmarkEnd w:id="81"/>
      <w:r>
        <w:lastRenderedPageBreak/>
        <w:t>References</w:t>
      </w:r>
    </w:p>
    <w:p w14:paraId="2C37DD8B" w14:textId="77777777" w:rsidR="0070620F" w:rsidRDefault="00561475">
      <w:pPr>
        <w:pStyle w:val="Literaturverzeichnis"/>
      </w:pPr>
      <w:bookmarkStart w:id="88" w:name="ref-AmericanPsychiatricAssociation2013"/>
      <w:bookmarkStart w:id="89" w:name="refs"/>
      <w:r>
        <w:t xml:space="preserve">1. </w:t>
      </w:r>
      <w:r>
        <w:tab/>
        <w:t xml:space="preserve">American Psychiatric Association. </w:t>
      </w:r>
      <w:r>
        <w:rPr>
          <w:i/>
          <w:iCs/>
        </w:rPr>
        <w:t>Diagnostic and Statistical Manual of Mental Disorders</w:t>
      </w:r>
      <w:r>
        <w:t xml:space="preserve">. American Psychiatric Association (2013). </w:t>
      </w:r>
      <w:proofErr w:type="spellStart"/>
      <w:r>
        <w:t>doi</w:t>
      </w:r>
      <w:proofErr w:type="spellEnd"/>
      <w:r>
        <w:t xml:space="preserve">: </w:t>
      </w:r>
      <w:hyperlink r:id="rId22">
        <w:r>
          <w:rPr>
            <w:rStyle w:val="Hyperlink"/>
          </w:rPr>
          <w:t>10.1176/appi.books.9780890425596</w:t>
        </w:r>
      </w:hyperlink>
    </w:p>
    <w:p w14:paraId="763AF383" w14:textId="77777777" w:rsidR="0070620F" w:rsidRDefault="00561475">
      <w:pPr>
        <w:pStyle w:val="Literaturverzeichnis"/>
      </w:pPr>
      <w:bookmarkStart w:id="90" w:name="ref-Bryant2019"/>
      <w:bookmarkEnd w:id="88"/>
      <w:r>
        <w:t xml:space="preserve">2. </w:t>
      </w:r>
      <w:r>
        <w:tab/>
        <w:t xml:space="preserve">Bryant RA. Post-traumatic stress disorder: a state-of-the-art review of evidence and challenges. </w:t>
      </w:r>
      <w:r>
        <w:rPr>
          <w:i/>
          <w:iCs/>
        </w:rPr>
        <w:t xml:space="preserve">World </w:t>
      </w:r>
      <w:proofErr w:type="gramStart"/>
      <w:r>
        <w:rPr>
          <w:i/>
          <w:iCs/>
        </w:rPr>
        <w:t>psychiatry :</w:t>
      </w:r>
      <w:proofErr w:type="gramEnd"/>
      <w:r>
        <w:rPr>
          <w:i/>
          <w:iCs/>
        </w:rPr>
        <w:t xml:space="preserve"> official journal of the World Psychiatric Association (WPA)</w:t>
      </w:r>
      <w:r>
        <w:t xml:space="preserve"> (2019) 18:259–269. </w:t>
      </w:r>
      <w:proofErr w:type="spellStart"/>
      <w:r>
        <w:t>doi</w:t>
      </w:r>
      <w:proofErr w:type="spellEnd"/>
      <w:r>
        <w:t xml:space="preserve">: </w:t>
      </w:r>
      <w:hyperlink r:id="rId23">
        <w:r>
          <w:rPr>
            <w:rStyle w:val="Hyperlink"/>
          </w:rPr>
          <w:t>10.1002/WPS.20656</w:t>
        </w:r>
      </w:hyperlink>
    </w:p>
    <w:p w14:paraId="4E9CD682" w14:textId="77777777" w:rsidR="0070620F" w:rsidRDefault="00561475">
      <w:pPr>
        <w:pStyle w:val="Literaturverzeichnis"/>
      </w:pPr>
      <w:bookmarkStart w:id="91" w:name="ref-Howie2019"/>
      <w:bookmarkEnd w:id="90"/>
      <w:r w:rsidRPr="00F630B1">
        <w:rPr>
          <w:lang w:val="de-DE"/>
        </w:rPr>
        <w:t xml:space="preserve">3. </w:t>
      </w:r>
      <w:r w:rsidRPr="00F630B1">
        <w:rPr>
          <w:lang w:val="de-DE"/>
        </w:rPr>
        <w:tab/>
        <w:t xml:space="preserve">Howie H, </w:t>
      </w:r>
      <w:proofErr w:type="spellStart"/>
      <w:r w:rsidRPr="00F630B1">
        <w:rPr>
          <w:lang w:val="de-DE"/>
        </w:rPr>
        <w:t>Rijal</w:t>
      </w:r>
      <w:proofErr w:type="spellEnd"/>
      <w:r w:rsidRPr="00F630B1">
        <w:rPr>
          <w:lang w:val="de-DE"/>
        </w:rPr>
        <w:t xml:space="preserve"> CM, Ressler KJ. </w:t>
      </w:r>
      <w:r>
        <w:t xml:space="preserve">A review of epigenetic contributions to post-traumatic stress disorder. </w:t>
      </w:r>
      <w:r>
        <w:rPr>
          <w:i/>
          <w:iCs/>
        </w:rPr>
        <w:t>Dialogues in clinical neuroscience</w:t>
      </w:r>
      <w:r>
        <w:t xml:space="preserve"> (2019) 21:417–428. </w:t>
      </w:r>
      <w:proofErr w:type="spellStart"/>
      <w:r>
        <w:t>doi</w:t>
      </w:r>
      <w:proofErr w:type="spellEnd"/>
      <w:r>
        <w:t xml:space="preserve">: </w:t>
      </w:r>
      <w:hyperlink r:id="rId24">
        <w:r>
          <w:rPr>
            <w:rStyle w:val="Hyperlink"/>
          </w:rPr>
          <w:t>10.31887/DCNS.2019.21.4/KRESSLER</w:t>
        </w:r>
      </w:hyperlink>
    </w:p>
    <w:p w14:paraId="71DE250C" w14:textId="77777777" w:rsidR="0070620F" w:rsidRDefault="00561475">
      <w:pPr>
        <w:pStyle w:val="Literaturverzeichnis"/>
      </w:pPr>
      <w:bookmarkStart w:id="92" w:name="ref-Seedat2005"/>
      <w:bookmarkEnd w:id="91"/>
      <w:r>
        <w:t xml:space="preserve">4. </w:t>
      </w:r>
      <w:r>
        <w:tab/>
        <w:t xml:space="preserve">Seedat S, Stein DJ, Carey PD. Post-traumatic stress disorder in women: epidemiological and treatment issues. </w:t>
      </w:r>
      <w:r>
        <w:rPr>
          <w:i/>
          <w:iCs/>
        </w:rPr>
        <w:t>CNS drugs</w:t>
      </w:r>
      <w:r>
        <w:t xml:space="preserve"> (2005) 19:411–427. </w:t>
      </w:r>
      <w:proofErr w:type="spellStart"/>
      <w:r>
        <w:t>doi</w:t>
      </w:r>
      <w:proofErr w:type="spellEnd"/>
      <w:r>
        <w:t xml:space="preserve">: </w:t>
      </w:r>
      <w:hyperlink r:id="rId25">
        <w:r>
          <w:rPr>
            <w:rStyle w:val="Hyperlink"/>
          </w:rPr>
          <w:t>10.2165/00023210-200519050-00004</w:t>
        </w:r>
      </w:hyperlink>
    </w:p>
    <w:p w14:paraId="724025CF" w14:textId="77777777" w:rsidR="0070620F" w:rsidRDefault="00561475">
      <w:pPr>
        <w:pStyle w:val="Literaturverzeichnis"/>
      </w:pPr>
      <w:bookmarkStart w:id="93" w:name="ref-Brady2000"/>
      <w:bookmarkEnd w:id="92"/>
      <w:r>
        <w:t xml:space="preserve">5. </w:t>
      </w:r>
      <w:r>
        <w:tab/>
        <w:t xml:space="preserve">Brady KT, Killeen TK, </w:t>
      </w:r>
      <w:proofErr w:type="spellStart"/>
      <w:r>
        <w:t>Lucerini</w:t>
      </w:r>
      <w:proofErr w:type="spellEnd"/>
      <w:r>
        <w:t xml:space="preserve"> S. Comorbidity of Psychiatric Disorders and Posttraumatic Stress Disorder. </w:t>
      </w:r>
      <w:r>
        <w:rPr>
          <w:i/>
          <w:iCs/>
        </w:rPr>
        <w:t>The Primary Care Companion for CNS Disorders</w:t>
      </w:r>
      <w:r>
        <w:t xml:space="preserve"> (2000) 2:3403. </w:t>
      </w:r>
      <w:hyperlink r:id="rId26">
        <w:r>
          <w:rPr>
            <w:rStyle w:val="Hyperlink"/>
          </w:rPr>
          <w:t>https://www.psychiatrist.com/pcc/trauma/ptsd/comorbidity-psychiatric-disorders-posttraumatic-stress https://www.psychiatrist.com/jcp/medical/comorbidity/comorbidity-psychiatric-disorders-posttraumatic-stress-2/</w:t>
        </w:r>
      </w:hyperlink>
    </w:p>
    <w:p w14:paraId="21F75822" w14:textId="77777777" w:rsidR="0070620F" w:rsidRDefault="00561475">
      <w:pPr>
        <w:pStyle w:val="Literaturverzeichnis"/>
      </w:pPr>
      <w:bookmarkStart w:id="94" w:name="ref-Gagnon-Sanschagrin2022"/>
      <w:bookmarkEnd w:id="93"/>
      <w:r>
        <w:t xml:space="preserve">6. </w:t>
      </w:r>
      <w:r>
        <w:tab/>
        <w:t>Gagnon-</w:t>
      </w:r>
      <w:proofErr w:type="spellStart"/>
      <w:r>
        <w:t>Sanschagrin</w:t>
      </w:r>
      <w:proofErr w:type="spellEnd"/>
      <w:r>
        <w:t xml:space="preserve"> P, Schein J, </w:t>
      </w:r>
      <w:proofErr w:type="spellStart"/>
      <w:r>
        <w:t>Urganus</w:t>
      </w:r>
      <w:proofErr w:type="spellEnd"/>
      <w:r>
        <w:t xml:space="preserve"> A, Serra E, Liang Y, </w:t>
      </w:r>
      <w:proofErr w:type="spellStart"/>
      <w:r>
        <w:t>Musingarimi</w:t>
      </w:r>
      <w:proofErr w:type="spellEnd"/>
      <w:r>
        <w:t xml:space="preserve"> P, Cloutier M, Guérin A, Davis LL. Identifying individuals with undiagnosed post-traumatic stress disorder in a large United States civilian population – a machine learning approach. </w:t>
      </w:r>
      <w:r>
        <w:rPr>
          <w:i/>
          <w:iCs/>
        </w:rPr>
        <w:t>BMC Psychiatry</w:t>
      </w:r>
      <w:r>
        <w:t xml:space="preserve"> (2022) 22:1–11. </w:t>
      </w:r>
      <w:proofErr w:type="spellStart"/>
      <w:r>
        <w:t>doi</w:t>
      </w:r>
      <w:proofErr w:type="spellEnd"/>
      <w:r>
        <w:t xml:space="preserve">: </w:t>
      </w:r>
      <w:hyperlink r:id="rId27">
        <w:r>
          <w:rPr>
            <w:rStyle w:val="Hyperlink"/>
          </w:rPr>
          <w:t>10.1186/S12888-022-04267-6/TABLES/2</w:t>
        </w:r>
      </w:hyperlink>
    </w:p>
    <w:p w14:paraId="28FCD36A" w14:textId="77777777" w:rsidR="0070620F" w:rsidRDefault="00561475">
      <w:pPr>
        <w:pStyle w:val="Literaturverzeichnis"/>
      </w:pPr>
      <w:bookmarkStart w:id="95" w:name="ref-Benjet2016"/>
      <w:bookmarkEnd w:id="94"/>
      <w:r>
        <w:t xml:space="preserve">7. </w:t>
      </w:r>
      <w:r>
        <w:tab/>
      </w:r>
      <w:proofErr w:type="spellStart"/>
      <w:r>
        <w:t>Benjet</w:t>
      </w:r>
      <w:proofErr w:type="spellEnd"/>
      <w:r>
        <w:t xml:space="preserve"> C, </w:t>
      </w:r>
      <w:proofErr w:type="spellStart"/>
      <w:r>
        <w:t>Bromet</w:t>
      </w:r>
      <w:proofErr w:type="spellEnd"/>
      <w:r>
        <w:t xml:space="preserve"> E, Karam EG, Kessler RC, McLaughlin KA, </w:t>
      </w:r>
      <w:proofErr w:type="spellStart"/>
      <w:r>
        <w:t>Ruscio</w:t>
      </w:r>
      <w:proofErr w:type="spellEnd"/>
      <w:r>
        <w:t xml:space="preserve"> AM, </w:t>
      </w:r>
      <w:proofErr w:type="spellStart"/>
      <w:r>
        <w:t>Shahly</w:t>
      </w:r>
      <w:proofErr w:type="spellEnd"/>
      <w:r>
        <w:t xml:space="preserve"> V, Stein DJ, Petukhova M, Hill E, et al. The epidemiology of traumatic event exposure worldwide: results from the World Mental Health Survey Consortium. </w:t>
      </w:r>
      <w:r>
        <w:rPr>
          <w:i/>
          <w:iCs/>
        </w:rPr>
        <w:t>Psychological medicine</w:t>
      </w:r>
      <w:r>
        <w:t xml:space="preserve"> (2016) 46:327–343. </w:t>
      </w:r>
      <w:proofErr w:type="spellStart"/>
      <w:r>
        <w:t>doi</w:t>
      </w:r>
      <w:proofErr w:type="spellEnd"/>
      <w:r>
        <w:t xml:space="preserve">: </w:t>
      </w:r>
      <w:hyperlink r:id="rId28">
        <w:r>
          <w:rPr>
            <w:rStyle w:val="Hyperlink"/>
          </w:rPr>
          <w:t>10.1017/S0033291715001981</w:t>
        </w:r>
      </w:hyperlink>
    </w:p>
    <w:p w14:paraId="064752CB" w14:textId="77777777" w:rsidR="0070620F" w:rsidRDefault="00561475">
      <w:pPr>
        <w:pStyle w:val="Literaturverzeichnis"/>
      </w:pPr>
      <w:bookmarkStart w:id="96" w:name="ref-Breslau2004"/>
      <w:bookmarkEnd w:id="95"/>
      <w:r>
        <w:t xml:space="preserve">8. </w:t>
      </w:r>
      <w:r>
        <w:tab/>
        <w:t xml:space="preserve">Breslau N, Wilcox HC, </w:t>
      </w:r>
      <w:proofErr w:type="spellStart"/>
      <w:r>
        <w:t>Storr</w:t>
      </w:r>
      <w:proofErr w:type="spellEnd"/>
      <w:r>
        <w:t xml:space="preserve"> CL, Lucia VC, Anthony JC. Trauma exposure and posttraumatic stress disorder: a study of youths in urban America. </w:t>
      </w:r>
      <w:r>
        <w:rPr>
          <w:i/>
          <w:iCs/>
        </w:rPr>
        <w:t xml:space="preserve">Journal of urban </w:t>
      </w:r>
      <w:proofErr w:type="gramStart"/>
      <w:r>
        <w:rPr>
          <w:i/>
          <w:iCs/>
        </w:rPr>
        <w:t>health :</w:t>
      </w:r>
      <w:proofErr w:type="gramEnd"/>
      <w:r>
        <w:rPr>
          <w:i/>
          <w:iCs/>
        </w:rPr>
        <w:t xml:space="preserve"> bulletin of the New York Academy of Medicine</w:t>
      </w:r>
      <w:r>
        <w:t xml:space="preserve"> (2004) 81:530–544. </w:t>
      </w:r>
      <w:proofErr w:type="spellStart"/>
      <w:r>
        <w:t>doi</w:t>
      </w:r>
      <w:proofErr w:type="spellEnd"/>
      <w:r>
        <w:t xml:space="preserve">: </w:t>
      </w:r>
      <w:hyperlink r:id="rId29">
        <w:r>
          <w:rPr>
            <w:rStyle w:val="Hyperlink"/>
          </w:rPr>
          <w:t>10.1093/JURBAN/JTH138</w:t>
        </w:r>
      </w:hyperlink>
    </w:p>
    <w:p w14:paraId="793FDB95" w14:textId="77777777" w:rsidR="0070620F" w:rsidRDefault="00561475">
      <w:pPr>
        <w:pStyle w:val="Literaturverzeichnis"/>
      </w:pPr>
      <w:bookmarkStart w:id="97" w:name="ref-VanAmeringen2008"/>
      <w:bookmarkEnd w:id="96"/>
      <w:r>
        <w:t xml:space="preserve">9. </w:t>
      </w:r>
      <w:r>
        <w:tab/>
        <w:t xml:space="preserve">Van </w:t>
      </w:r>
      <w:proofErr w:type="spellStart"/>
      <w:r>
        <w:t>Ameringen</w:t>
      </w:r>
      <w:proofErr w:type="spellEnd"/>
      <w:r>
        <w:t xml:space="preserve"> M, Mancini C, Patterson B, Boyle MH. Post-traumatic stress disorder in Canada. </w:t>
      </w:r>
      <w:r>
        <w:rPr>
          <w:i/>
          <w:iCs/>
        </w:rPr>
        <w:t>CNS neuroscience &amp; therapeutics</w:t>
      </w:r>
      <w:r>
        <w:t xml:space="preserve"> (2008) 14:171–181. </w:t>
      </w:r>
      <w:proofErr w:type="spellStart"/>
      <w:r>
        <w:t>doi</w:t>
      </w:r>
      <w:proofErr w:type="spellEnd"/>
      <w:r>
        <w:t xml:space="preserve">: </w:t>
      </w:r>
      <w:hyperlink r:id="rId30">
        <w:r>
          <w:rPr>
            <w:rStyle w:val="Hyperlink"/>
          </w:rPr>
          <w:t>10.1111/J.1755-5949.</w:t>
        </w:r>
        <w:proofErr w:type="gramStart"/>
        <w:r>
          <w:rPr>
            <w:rStyle w:val="Hyperlink"/>
          </w:rPr>
          <w:t>2008.00049.X</w:t>
        </w:r>
        <w:proofErr w:type="gramEnd"/>
      </w:hyperlink>
    </w:p>
    <w:p w14:paraId="21D7D8EB" w14:textId="77777777" w:rsidR="0070620F" w:rsidRDefault="00561475">
      <w:pPr>
        <w:pStyle w:val="Literaturverzeichnis"/>
      </w:pPr>
      <w:bookmarkStart w:id="98" w:name="ref-Kessler2005"/>
      <w:bookmarkEnd w:id="97"/>
      <w:r>
        <w:lastRenderedPageBreak/>
        <w:t xml:space="preserve">10. </w:t>
      </w:r>
      <w:r>
        <w:tab/>
        <w:t xml:space="preserve">Kessler RC, Berglund P, </w:t>
      </w:r>
      <w:proofErr w:type="spellStart"/>
      <w:r>
        <w:t>Demler</w:t>
      </w:r>
      <w:proofErr w:type="spellEnd"/>
      <w:r>
        <w:t xml:space="preserve"> O, </w:t>
      </w:r>
      <w:proofErr w:type="spellStart"/>
      <w:r>
        <w:t>Jin</w:t>
      </w:r>
      <w:proofErr w:type="spellEnd"/>
      <w:r>
        <w:t xml:space="preserve"> R, </w:t>
      </w:r>
      <w:proofErr w:type="spellStart"/>
      <w:r>
        <w:t>Merikangas</w:t>
      </w:r>
      <w:proofErr w:type="spellEnd"/>
      <w:r>
        <w:t xml:space="preserve"> KR, Walters EE. Lifetime prevalence and age-of-onset distributions of DSM-IV disorders in the National Comorbidity Survey Replication. </w:t>
      </w:r>
      <w:r>
        <w:rPr>
          <w:i/>
          <w:iCs/>
        </w:rPr>
        <w:t>Archives of general psychiatry</w:t>
      </w:r>
      <w:r>
        <w:t xml:space="preserve"> (2005) 62:593–602. </w:t>
      </w:r>
      <w:proofErr w:type="spellStart"/>
      <w:r>
        <w:t>doi</w:t>
      </w:r>
      <w:proofErr w:type="spellEnd"/>
      <w:r>
        <w:t xml:space="preserve">: </w:t>
      </w:r>
      <w:hyperlink r:id="rId31">
        <w:r>
          <w:rPr>
            <w:rStyle w:val="Hyperlink"/>
          </w:rPr>
          <w:t>10.1001/ARCHPSYC.62.6.593</w:t>
        </w:r>
      </w:hyperlink>
    </w:p>
    <w:p w14:paraId="70A97786" w14:textId="77777777" w:rsidR="0070620F" w:rsidRDefault="00561475">
      <w:pPr>
        <w:pStyle w:val="Literaturverzeichnis"/>
      </w:pPr>
      <w:bookmarkStart w:id="99" w:name="ref-Cloitre2009"/>
      <w:bookmarkEnd w:id="98"/>
      <w:r>
        <w:t xml:space="preserve">11. </w:t>
      </w:r>
      <w:r>
        <w:tab/>
      </w:r>
      <w:proofErr w:type="spellStart"/>
      <w:r>
        <w:t>Cloitre</w:t>
      </w:r>
      <w:proofErr w:type="spellEnd"/>
      <w:r>
        <w:t xml:space="preserve"> M, </w:t>
      </w:r>
      <w:proofErr w:type="spellStart"/>
      <w:r>
        <w:t>Stolbach</w:t>
      </w:r>
      <w:proofErr w:type="spellEnd"/>
      <w:r>
        <w:t xml:space="preserve"> BC, Herman JL, Van Der Kolk B, </w:t>
      </w:r>
      <w:proofErr w:type="spellStart"/>
      <w:r>
        <w:t>Pynoos</w:t>
      </w:r>
      <w:proofErr w:type="spellEnd"/>
      <w:r>
        <w:t xml:space="preserve"> R, Wang J, </w:t>
      </w:r>
      <w:proofErr w:type="spellStart"/>
      <w:r>
        <w:t>Petkova</w:t>
      </w:r>
      <w:proofErr w:type="spellEnd"/>
      <w:r>
        <w:t xml:space="preserve"> E. A developmental approach to complex PTSD: childhood and adult cumulative trauma as predictors of symptom complexity. </w:t>
      </w:r>
      <w:r>
        <w:rPr>
          <w:i/>
          <w:iCs/>
        </w:rPr>
        <w:t>Journal of traumatic stress</w:t>
      </w:r>
      <w:r>
        <w:t xml:space="preserve"> (2009) 22:399–408. </w:t>
      </w:r>
      <w:proofErr w:type="spellStart"/>
      <w:r>
        <w:t>doi</w:t>
      </w:r>
      <w:proofErr w:type="spellEnd"/>
      <w:r>
        <w:t xml:space="preserve">: </w:t>
      </w:r>
      <w:hyperlink r:id="rId32">
        <w:r>
          <w:rPr>
            <w:rStyle w:val="Hyperlink"/>
          </w:rPr>
          <w:t>10.1002/JTS.20444</w:t>
        </w:r>
      </w:hyperlink>
    </w:p>
    <w:p w14:paraId="755595F9" w14:textId="77777777" w:rsidR="0070620F" w:rsidRDefault="00561475">
      <w:pPr>
        <w:pStyle w:val="Literaturverzeichnis"/>
        <w:rPr>
          <w:del w:id="100" w:author="HÜFNER Katharina,Univ.Prof. Dr." w:date="2023-06-13T19:49:00Z"/>
        </w:rPr>
      </w:pPr>
      <w:bookmarkStart w:id="101" w:name="ref-Berger2012"/>
      <w:del w:id="102" w:author="HÜFNER Katharina,Univ.Prof. Dr." w:date="2023-06-13T19:49:00Z">
        <w:r>
          <w:delText xml:space="preserve">12. </w:delText>
        </w:r>
        <w:r>
          <w:tab/>
          <w:delText xml:space="preserve">Berger W, Coutinho ESF, Figueira I, Marques-Portella C, Luz MP, Neylan TC, Marmar CR, Mendlowicz MV. Rescuers at risk: a systematic review and meta-regression analysis of the worldwide current prevalence and correlates of PTSD in rescue workers. </w:delText>
        </w:r>
        <w:r>
          <w:rPr>
            <w:i/>
            <w:iCs/>
          </w:rPr>
          <w:delText>Social psychiatry and psychiatric epidemiology</w:delText>
        </w:r>
        <w:r>
          <w:delText xml:space="preserve"> (2012) 47:1001–1011. doi: </w:delText>
        </w:r>
        <w:r w:rsidR="00384F98">
          <w:fldChar w:fldCharType="begin"/>
        </w:r>
        <w:r w:rsidR="00384F98">
          <w:delInstrText xml:space="preserve"> HYPERLINK "https://doi.org/10.1007/S00127-011-0408-2" \h </w:delInstrText>
        </w:r>
        <w:r w:rsidR="00384F98">
          <w:fldChar w:fldCharType="separate"/>
        </w:r>
        <w:r>
          <w:rPr>
            <w:rStyle w:val="Hyperlink"/>
          </w:rPr>
          <w:delText>10.1007/S00127-011-0408-2</w:delText>
        </w:r>
        <w:r w:rsidR="00384F98">
          <w:rPr>
            <w:rStyle w:val="Hyperlink"/>
          </w:rPr>
          <w:fldChar w:fldCharType="end"/>
        </w:r>
      </w:del>
    </w:p>
    <w:p w14:paraId="399E883A" w14:textId="77777777" w:rsidR="0070620F" w:rsidRDefault="00561475">
      <w:pPr>
        <w:pStyle w:val="Literaturverzeichnis"/>
      </w:pPr>
      <w:bookmarkStart w:id="103" w:name="ref-Christiansen2020"/>
      <w:bookmarkEnd w:id="99"/>
      <w:bookmarkEnd w:id="101"/>
      <w:r>
        <w:t xml:space="preserve">13. </w:t>
      </w:r>
      <w:r>
        <w:tab/>
        <w:t xml:space="preserve">Christiansen DM, </w:t>
      </w:r>
      <w:proofErr w:type="spellStart"/>
      <w:r>
        <w:t>Berke</w:t>
      </w:r>
      <w:proofErr w:type="spellEnd"/>
      <w:r>
        <w:t xml:space="preserve"> ET. Gender- and Sex-Based Contributors to Sex Differences in PTSD. </w:t>
      </w:r>
      <w:r>
        <w:rPr>
          <w:i/>
          <w:iCs/>
        </w:rPr>
        <w:t>Current Psychiatry Reports</w:t>
      </w:r>
      <w:r>
        <w:t xml:space="preserve"> (2020) 22:1–9. </w:t>
      </w:r>
      <w:proofErr w:type="spellStart"/>
      <w:r>
        <w:t>doi</w:t>
      </w:r>
      <w:proofErr w:type="spellEnd"/>
      <w:r>
        <w:t xml:space="preserve">: </w:t>
      </w:r>
      <w:hyperlink r:id="rId33">
        <w:r>
          <w:rPr>
            <w:rStyle w:val="Hyperlink"/>
          </w:rPr>
          <w:t>10.1007/S11920-020-1140-Y/METRICS</w:t>
        </w:r>
      </w:hyperlink>
    </w:p>
    <w:p w14:paraId="11DCE98C" w14:textId="77777777" w:rsidR="0070620F" w:rsidRDefault="00561475">
      <w:pPr>
        <w:pStyle w:val="Literaturverzeichnis"/>
      </w:pPr>
      <w:bookmarkStart w:id="104" w:name="ref-Kongshoej2022"/>
      <w:bookmarkEnd w:id="103"/>
      <w:r>
        <w:t xml:space="preserve">14. </w:t>
      </w:r>
      <w:r>
        <w:tab/>
      </w:r>
      <w:proofErr w:type="spellStart"/>
      <w:r>
        <w:t>Kongshøj</w:t>
      </w:r>
      <w:proofErr w:type="spellEnd"/>
      <w:r>
        <w:t xml:space="preserve"> ILL, Berntsen D. Is Young Age a Risk Factor for PTSD? Age Differences in PTSD-Symptoms After Hurricane Florence. </w:t>
      </w:r>
      <w:r>
        <w:rPr>
          <w:i/>
          <w:iCs/>
        </w:rPr>
        <w:t>Traumatology</w:t>
      </w:r>
      <w:r>
        <w:t xml:space="preserve"> (2022) </w:t>
      </w:r>
      <w:proofErr w:type="spellStart"/>
      <w:r>
        <w:t>doi</w:t>
      </w:r>
      <w:proofErr w:type="spellEnd"/>
      <w:r>
        <w:t xml:space="preserve">: </w:t>
      </w:r>
      <w:hyperlink r:id="rId34">
        <w:r>
          <w:rPr>
            <w:rStyle w:val="Hyperlink"/>
          </w:rPr>
          <w:t>10.1037/TRM0000389</w:t>
        </w:r>
      </w:hyperlink>
    </w:p>
    <w:p w14:paraId="62F8567B" w14:textId="77777777" w:rsidR="0070620F" w:rsidRDefault="00561475">
      <w:pPr>
        <w:pStyle w:val="Literaturverzeichnis"/>
      </w:pPr>
      <w:bookmarkStart w:id="105" w:name="ref-Papini2018"/>
      <w:bookmarkEnd w:id="104"/>
      <w:r>
        <w:t xml:space="preserve">15. </w:t>
      </w:r>
      <w:r>
        <w:tab/>
        <w:t xml:space="preserve">Papini S, </w:t>
      </w:r>
      <w:proofErr w:type="spellStart"/>
      <w:r>
        <w:t>Pisner</w:t>
      </w:r>
      <w:proofErr w:type="spellEnd"/>
      <w:r>
        <w:t xml:space="preserve"> D, </w:t>
      </w:r>
      <w:proofErr w:type="spellStart"/>
      <w:r>
        <w:t>Shumake</w:t>
      </w:r>
      <w:proofErr w:type="spellEnd"/>
      <w:r>
        <w:t xml:space="preserve"> J, Powers MB, </w:t>
      </w:r>
      <w:proofErr w:type="spellStart"/>
      <w:r>
        <w:t>Beevers</w:t>
      </w:r>
      <w:proofErr w:type="spellEnd"/>
      <w:r>
        <w:t xml:space="preserve"> CG, Rainey EE, Smits JAJ, Warren AM. Ensemble machine learning prediction of posttraumatic stress disorder screening status after emergency room hospitalization. </w:t>
      </w:r>
      <w:r>
        <w:rPr>
          <w:i/>
          <w:iCs/>
        </w:rPr>
        <w:t>Journal of anxiety disorders</w:t>
      </w:r>
      <w:r>
        <w:t xml:space="preserve"> (2018) 60:35–42. </w:t>
      </w:r>
      <w:proofErr w:type="spellStart"/>
      <w:r>
        <w:t>doi</w:t>
      </w:r>
      <w:proofErr w:type="spellEnd"/>
      <w:r>
        <w:t xml:space="preserve">: </w:t>
      </w:r>
      <w:hyperlink r:id="rId35">
        <w:r>
          <w:rPr>
            <w:rStyle w:val="Hyperlink"/>
          </w:rPr>
          <w:t>10.1016/J.JANXDIS.2018.10.004</w:t>
        </w:r>
      </w:hyperlink>
    </w:p>
    <w:p w14:paraId="6C1A967B" w14:textId="77777777" w:rsidR="0070620F" w:rsidRDefault="00561475">
      <w:pPr>
        <w:pStyle w:val="Literaturverzeichnis"/>
      </w:pPr>
      <w:bookmarkStart w:id="106" w:name="ref-Galatzer-Levy2014"/>
      <w:bookmarkEnd w:id="105"/>
      <w:r>
        <w:t xml:space="preserve">16. </w:t>
      </w:r>
      <w:r>
        <w:tab/>
      </w:r>
      <w:proofErr w:type="spellStart"/>
      <w:r w:rsidRPr="006F3588">
        <w:t>Galatzer</w:t>
      </w:r>
      <w:proofErr w:type="spellEnd"/>
      <w:r w:rsidRPr="006F3588">
        <w:t xml:space="preserve">-Levy IR, </w:t>
      </w:r>
      <w:proofErr w:type="spellStart"/>
      <w:r w:rsidRPr="006F3588">
        <w:t>Karstoft</w:t>
      </w:r>
      <w:proofErr w:type="spellEnd"/>
      <w:r w:rsidRPr="006F3588">
        <w:t xml:space="preserve"> KI, </w:t>
      </w:r>
      <w:proofErr w:type="spellStart"/>
      <w:r w:rsidRPr="006F3588">
        <w:t>Statnikov</w:t>
      </w:r>
      <w:proofErr w:type="spellEnd"/>
      <w:r w:rsidRPr="006F3588">
        <w:t xml:space="preserve"> A, Shalev AY. </w:t>
      </w:r>
      <w:r>
        <w:t xml:space="preserve">Quantitative Forecasting of PTSD from Early Trauma Responses: A Machine Learning Application. </w:t>
      </w:r>
      <w:r>
        <w:rPr>
          <w:i/>
          <w:iCs/>
        </w:rPr>
        <w:t>Journal of psychiatric research</w:t>
      </w:r>
      <w:r>
        <w:t xml:space="preserve"> (2014) 59:68. </w:t>
      </w:r>
      <w:proofErr w:type="spellStart"/>
      <w:r>
        <w:t>doi</w:t>
      </w:r>
      <w:proofErr w:type="spellEnd"/>
      <w:r>
        <w:t xml:space="preserve">: </w:t>
      </w:r>
      <w:hyperlink r:id="rId36">
        <w:r>
          <w:rPr>
            <w:rStyle w:val="Hyperlink"/>
          </w:rPr>
          <w:t>10.1016/J.JPSYCHIRES.2014.08.017</w:t>
        </w:r>
      </w:hyperlink>
    </w:p>
    <w:p w14:paraId="530BD8CE" w14:textId="77777777" w:rsidR="0070620F" w:rsidRDefault="00561475">
      <w:pPr>
        <w:pStyle w:val="Literaturverzeichnis"/>
      </w:pPr>
      <w:bookmarkStart w:id="107" w:name="ref-Tedeschi1996"/>
      <w:bookmarkEnd w:id="106"/>
      <w:r>
        <w:t xml:space="preserve">17. </w:t>
      </w:r>
      <w:r>
        <w:tab/>
        <w:t xml:space="preserve">Tedeschi RG, Calhoun LG. The Posttraumatic Growth Inventory: measuring the positive legacy of trauma. </w:t>
      </w:r>
      <w:r>
        <w:rPr>
          <w:i/>
          <w:iCs/>
        </w:rPr>
        <w:t>Journal of traumatic stress</w:t>
      </w:r>
      <w:r>
        <w:t xml:space="preserve"> (1996) 9:455–471. </w:t>
      </w:r>
      <w:proofErr w:type="spellStart"/>
      <w:r>
        <w:t>doi</w:t>
      </w:r>
      <w:proofErr w:type="spellEnd"/>
      <w:r>
        <w:t xml:space="preserve">: </w:t>
      </w:r>
      <w:hyperlink r:id="rId37">
        <w:r>
          <w:rPr>
            <w:rStyle w:val="Hyperlink"/>
          </w:rPr>
          <w:t>10.1007/BF02103658</w:t>
        </w:r>
      </w:hyperlink>
    </w:p>
    <w:p w14:paraId="088934E0" w14:textId="77777777" w:rsidR="0070620F" w:rsidRDefault="00561475">
      <w:pPr>
        <w:pStyle w:val="Literaturverzeichnis"/>
      </w:pPr>
      <w:bookmarkStart w:id="108" w:name="ref-Agaibi2005"/>
      <w:bookmarkEnd w:id="107"/>
      <w:r>
        <w:t xml:space="preserve">18. </w:t>
      </w:r>
      <w:r>
        <w:tab/>
      </w:r>
      <w:proofErr w:type="spellStart"/>
      <w:r>
        <w:t>Agaibi</w:t>
      </w:r>
      <w:proofErr w:type="spellEnd"/>
      <w:r>
        <w:t xml:space="preserve"> CE, Wilson JP. Trauma, PTSD, and resilience: a review of the literature. </w:t>
      </w:r>
      <w:r>
        <w:rPr>
          <w:i/>
          <w:iCs/>
        </w:rPr>
        <w:t>Trauma, violence &amp; abuse</w:t>
      </w:r>
      <w:r>
        <w:t xml:space="preserve"> (2005) 6:195–216. </w:t>
      </w:r>
      <w:proofErr w:type="spellStart"/>
      <w:r>
        <w:t>doi</w:t>
      </w:r>
      <w:proofErr w:type="spellEnd"/>
      <w:r>
        <w:t xml:space="preserve">: </w:t>
      </w:r>
      <w:hyperlink r:id="rId38">
        <w:r>
          <w:rPr>
            <w:rStyle w:val="Hyperlink"/>
          </w:rPr>
          <w:t>10.1177/1524838005277438</w:t>
        </w:r>
      </w:hyperlink>
    </w:p>
    <w:p w14:paraId="12BE2748" w14:textId="77777777" w:rsidR="0070620F" w:rsidRDefault="00561475">
      <w:pPr>
        <w:pStyle w:val="Literaturverzeichnis"/>
      </w:pPr>
      <w:bookmarkStart w:id="109" w:name="ref-Levine2009"/>
      <w:bookmarkEnd w:id="108"/>
      <w:r>
        <w:t xml:space="preserve">19. </w:t>
      </w:r>
      <w:r>
        <w:tab/>
        <w:t xml:space="preserve">Levine SZ, Laufer A, Stein E, </w:t>
      </w:r>
      <w:proofErr w:type="spellStart"/>
      <w:r>
        <w:t>Hamama</w:t>
      </w:r>
      <w:proofErr w:type="spellEnd"/>
      <w:r>
        <w:t xml:space="preserve">-Raz Y, Solomon Z. Examining the relationship between resilience and posttraumatic growth. </w:t>
      </w:r>
      <w:r>
        <w:rPr>
          <w:i/>
          <w:iCs/>
        </w:rPr>
        <w:t>Journal of traumatic stress</w:t>
      </w:r>
      <w:r>
        <w:t xml:space="preserve"> (2009) 22:282–286. </w:t>
      </w:r>
      <w:proofErr w:type="spellStart"/>
      <w:r>
        <w:t>doi</w:t>
      </w:r>
      <w:proofErr w:type="spellEnd"/>
      <w:r>
        <w:t xml:space="preserve">: </w:t>
      </w:r>
      <w:hyperlink r:id="rId39">
        <w:r>
          <w:rPr>
            <w:rStyle w:val="Hyperlink"/>
          </w:rPr>
          <w:t>10.1002/JTS.20409</w:t>
        </w:r>
      </w:hyperlink>
    </w:p>
    <w:p w14:paraId="23F5A796" w14:textId="77777777" w:rsidR="0070620F" w:rsidRDefault="00561475">
      <w:pPr>
        <w:pStyle w:val="Literaturverzeichnis"/>
      </w:pPr>
      <w:bookmarkStart w:id="110" w:name="ref-Bensimon2012"/>
      <w:bookmarkEnd w:id="109"/>
      <w:r>
        <w:lastRenderedPageBreak/>
        <w:t xml:space="preserve">20. </w:t>
      </w:r>
      <w:r>
        <w:tab/>
        <w:t xml:space="preserve">Bensimon M. Elaboration on the association between trauma, </w:t>
      </w:r>
      <w:proofErr w:type="gramStart"/>
      <w:r>
        <w:t>PTSD</w:t>
      </w:r>
      <w:proofErr w:type="gramEnd"/>
      <w:r>
        <w:t xml:space="preserve"> and posttraumatic growth: The role of trait resilience. </w:t>
      </w:r>
      <w:r>
        <w:rPr>
          <w:i/>
          <w:iCs/>
        </w:rPr>
        <w:t>Personality and Individual Differences</w:t>
      </w:r>
      <w:r>
        <w:t xml:space="preserve"> (2012) 52:782–787. </w:t>
      </w:r>
      <w:proofErr w:type="spellStart"/>
      <w:r>
        <w:t>doi</w:t>
      </w:r>
      <w:proofErr w:type="spellEnd"/>
      <w:r>
        <w:t xml:space="preserve">: </w:t>
      </w:r>
      <w:hyperlink r:id="rId40">
        <w:r>
          <w:rPr>
            <w:rStyle w:val="Hyperlink"/>
          </w:rPr>
          <w:t>10.1016/J.PAID.2012.01.011</w:t>
        </w:r>
      </w:hyperlink>
    </w:p>
    <w:p w14:paraId="222AE256" w14:textId="77777777" w:rsidR="0070620F" w:rsidRDefault="00561475">
      <w:pPr>
        <w:pStyle w:val="Literaturverzeichnis"/>
      </w:pPr>
      <w:bookmarkStart w:id="111" w:name="ref-Niedermeier2017a"/>
      <w:bookmarkEnd w:id="110"/>
      <w:r>
        <w:t xml:space="preserve">21. </w:t>
      </w:r>
      <w:r>
        <w:tab/>
      </w:r>
      <w:proofErr w:type="spellStart"/>
      <w:r>
        <w:t>Niedermeier</w:t>
      </w:r>
      <w:proofErr w:type="spellEnd"/>
      <w:r>
        <w:t xml:space="preserve"> M, </w:t>
      </w:r>
      <w:proofErr w:type="spellStart"/>
      <w:r>
        <w:t>Hartl</w:t>
      </w:r>
      <w:proofErr w:type="spellEnd"/>
      <w:r>
        <w:t xml:space="preserve"> A, Kopp M. Prevalence of Mental Health Problems and Factors Associated with Psychological Distress in Mountain Exercisers: A Cross-Sectional Study in Austria. </w:t>
      </w:r>
      <w:r>
        <w:rPr>
          <w:i/>
          <w:iCs/>
        </w:rPr>
        <w:t>Frontiers in psychology</w:t>
      </w:r>
      <w:r>
        <w:t xml:space="preserve"> (2017) 8: </w:t>
      </w:r>
      <w:proofErr w:type="spellStart"/>
      <w:r>
        <w:t>doi</w:t>
      </w:r>
      <w:proofErr w:type="spellEnd"/>
      <w:r>
        <w:t xml:space="preserve">: </w:t>
      </w:r>
      <w:hyperlink r:id="rId41">
        <w:r>
          <w:rPr>
            <w:rStyle w:val="Hyperlink"/>
          </w:rPr>
          <w:t>10.3389/FPSYG.2017.01237</w:t>
        </w:r>
      </w:hyperlink>
    </w:p>
    <w:p w14:paraId="6239C399" w14:textId="77777777" w:rsidR="0070620F" w:rsidRDefault="00561475">
      <w:pPr>
        <w:pStyle w:val="Literaturverzeichnis"/>
      </w:pPr>
      <w:bookmarkStart w:id="112" w:name="ref-Niedermeier2017"/>
      <w:bookmarkEnd w:id="111"/>
      <w:r>
        <w:t xml:space="preserve">22. </w:t>
      </w:r>
      <w:r>
        <w:tab/>
      </w:r>
      <w:proofErr w:type="spellStart"/>
      <w:r>
        <w:t>Niedermeier</w:t>
      </w:r>
      <w:proofErr w:type="spellEnd"/>
      <w:r>
        <w:t xml:space="preserve"> M, </w:t>
      </w:r>
      <w:proofErr w:type="spellStart"/>
      <w:r>
        <w:t>Einwanger</w:t>
      </w:r>
      <w:proofErr w:type="spellEnd"/>
      <w:r>
        <w:t xml:space="preserve"> J, </w:t>
      </w:r>
      <w:proofErr w:type="spellStart"/>
      <w:r>
        <w:t>Hartl</w:t>
      </w:r>
      <w:proofErr w:type="spellEnd"/>
      <w:r>
        <w:t xml:space="preserve"> A, Kopp M. Affective responses in mountain hiking-A randomized crossover trial focusing on differences between indoor and outdoor activity. </w:t>
      </w:r>
      <w:proofErr w:type="spellStart"/>
      <w:r>
        <w:rPr>
          <w:i/>
          <w:iCs/>
        </w:rPr>
        <w:t>PloS</w:t>
      </w:r>
      <w:proofErr w:type="spellEnd"/>
      <w:r>
        <w:rPr>
          <w:i/>
          <w:iCs/>
        </w:rPr>
        <w:t xml:space="preserve"> one</w:t>
      </w:r>
      <w:r>
        <w:t xml:space="preserve"> (2017) 12: </w:t>
      </w:r>
      <w:proofErr w:type="spellStart"/>
      <w:r>
        <w:t>doi</w:t>
      </w:r>
      <w:proofErr w:type="spellEnd"/>
      <w:r>
        <w:t xml:space="preserve">: </w:t>
      </w:r>
      <w:hyperlink r:id="rId42">
        <w:r>
          <w:rPr>
            <w:rStyle w:val="Hyperlink"/>
          </w:rPr>
          <w:t>10.1371/JOURNAL.PONE.0177719</w:t>
        </w:r>
      </w:hyperlink>
    </w:p>
    <w:p w14:paraId="5D11B3ED" w14:textId="77777777" w:rsidR="0070620F" w:rsidRDefault="00561475">
      <w:pPr>
        <w:pStyle w:val="Literaturverzeichnis"/>
      </w:pPr>
      <w:bookmarkStart w:id="113" w:name="ref-Faulhaber2020"/>
      <w:bookmarkEnd w:id="112"/>
      <w:r>
        <w:t xml:space="preserve">23. </w:t>
      </w:r>
      <w:r>
        <w:tab/>
      </w:r>
      <w:proofErr w:type="spellStart"/>
      <w:r>
        <w:t>Faulhaber</w:t>
      </w:r>
      <w:proofErr w:type="spellEnd"/>
      <w:r>
        <w:t xml:space="preserve"> M, </w:t>
      </w:r>
      <w:proofErr w:type="spellStart"/>
      <w:r>
        <w:t>Pocecco</w:t>
      </w:r>
      <w:proofErr w:type="spellEnd"/>
      <w:r>
        <w:t xml:space="preserve"> E, </w:t>
      </w:r>
      <w:proofErr w:type="spellStart"/>
      <w:r>
        <w:t>Posch</w:t>
      </w:r>
      <w:proofErr w:type="spellEnd"/>
      <w:r>
        <w:t xml:space="preserve"> M, </w:t>
      </w:r>
      <w:proofErr w:type="spellStart"/>
      <w:r>
        <w:t>Ruedl</w:t>
      </w:r>
      <w:proofErr w:type="spellEnd"/>
      <w:r>
        <w:t xml:space="preserve"> G. Accidents during mountain hiking and alpine skiing – epidemiological data from the Austrian alps. </w:t>
      </w:r>
      <w:r>
        <w:rPr>
          <w:i/>
          <w:iCs/>
        </w:rPr>
        <w:t xml:space="preserve">Deutsche </w:t>
      </w:r>
      <w:proofErr w:type="spellStart"/>
      <w:r>
        <w:rPr>
          <w:i/>
          <w:iCs/>
        </w:rPr>
        <w:t>Zeitschrift</w:t>
      </w:r>
      <w:proofErr w:type="spellEnd"/>
      <w:r>
        <w:rPr>
          <w:i/>
          <w:iCs/>
        </w:rPr>
        <w:t xml:space="preserve"> fur </w:t>
      </w:r>
      <w:proofErr w:type="spellStart"/>
      <w:r>
        <w:rPr>
          <w:i/>
          <w:iCs/>
        </w:rPr>
        <w:t>Sportmedizin</w:t>
      </w:r>
      <w:proofErr w:type="spellEnd"/>
      <w:r>
        <w:t xml:space="preserve"> (2020) 71:293–299. </w:t>
      </w:r>
      <w:proofErr w:type="spellStart"/>
      <w:r>
        <w:t>doi</w:t>
      </w:r>
      <w:proofErr w:type="spellEnd"/>
      <w:r>
        <w:t xml:space="preserve">: </w:t>
      </w:r>
      <w:hyperlink r:id="rId43">
        <w:r>
          <w:rPr>
            <w:rStyle w:val="Hyperlink"/>
          </w:rPr>
          <w:t>10.5960/DZSM.2020.465</w:t>
        </w:r>
      </w:hyperlink>
    </w:p>
    <w:p w14:paraId="0B3061CB" w14:textId="77777777" w:rsidR="0070620F" w:rsidRDefault="00561475">
      <w:pPr>
        <w:pStyle w:val="Literaturverzeichnis"/>
      </w:pPr>
      <w:bookmarkStart w:id="114" w:name="ref-Segal2010"/>
      <w:bookmarkEnd w:id="113"/>
      <w:r>
        <w:t xml:space="preserve">24. </w:t>
      </w:r>
      <w:r>
        <w:tab/>
        <w:t xml:space="preserve">Segal DL. Diagnostic and Statistical Manual of Mental Disorders </w:t>
      </w:r>
      <w:proofErr w:type="gramStart"/>
      <w:r>
        <w:t>( DSM</w:t>
      </w:r>
      <w:proofErr w:type="gramEnd"/>
      <w:r>
        <w:t xml:space="preserve"> ‐ IV ‐ TR ) . </w:t>
      </w:r>
      <w:r>
        <w:rPr>
          <w:i/>
          <w:iCs/>
        </w:rPr>
        <w:t xml:space="preserve">The </w:t>
      </w:r>
      <w:proofErr w:type="spellStart"/>
      <w:r>
        <w:rPr>
          <w:i/>
          <w:iCs/>
        </w:rPr>
        <w:t>Corsini</w:t>
      </w:r>
      <w:proofErr w:type="spellEnd"/>
      <w:r>
        <w:rPr>
          <w:i/>
          <w:iCs/>
        </w:rPr>
        <w:t xml:space="preserve"> Encyclopedia of Psychology</w:t>
      </w:r>
      <w:r>
        <w:t xml:space="preserve"> (2010)1–3. </w:t>
      </w:r>
      <w:proofErr w:type="spellStart"/>
      <w:r>
        <w:t>doi</w:t>
      </w:r>
      <w:proofErr w:type="spellEnd"/>
      <w:r>
        <w:t xml:space="preserve">: </w:t>
      </w:r>
      <w:hyperlink r:id="rId44">
        <w:r>
          <w:rPr>
            <w:rStyle w:val="Hyperlink"/>
          </w:rPr>
          <w:t>10.1002/9780470479216.CORPSY0271</w:t>
        </w:r>
      </w:hyperlink>
    </w:p>
    <w:p w14:paraId="5A24624A" w14:textId="77777777" w:rsidR="0070620F" w:rsidRDefault="00561475">
      <w:pPr>
        <w:pStyle w:val="Literaturverzeichnis"/>
      </w:pPr>
      <w:bookmarkStart w:id="115" w:name="ref-Joseph2020"/>
      <w:bookmarkEnd w:id="114"/>
      <w:r>
        <w:t xml:space="preserve">25. </w:t>
      </w:r>
      <w:r>
        <w:tab/>
        <w:t xml:space="preserve">Joseph NM, Benedick A, Flanagan CD, Breslin MA, Simpson M, </w:t>
      </w:r>
      <w:proofErr w:type="spellStart"/>
      <w:r>
        <w:t>Ragone</w:t>
      </w:r>
      <w:proofErr w:type="spellEnd"/>
      <w:r>
        <w:t xml:space="preserve"> C, </w:t>
      </w:r>
      <w:proofErr w:type="spellStart"/>
      <w:r>
        <w:t>Kalina</w:t>
      </w:r>
      <w:proofErr w:type="spellEnd"/>
      <w:r>
        <w:t xml:space="preserve"> M, Hendrickson SB, </w:t>
      </w:r>
      <w:proofErr w:type="spellStart"/>
      <w:r>
        <w:t>Vallier</w:t>
      </w:r>
      <w:proofErr w:type="spellEnd"/>
      <w:r>
        <w:t xml:space="preserve"> HA. Prevalence of posttraumatic stress disorder in acute trauma patients. </w:t>
      </w:r>
      <w:r>
        <w:rPr>
          <w:i/>
          <w:iCs/>
        </w:rPr>
        <w:t xml:space="preserve">OTA </w:t>
      </w:r>
      <w:proofErr w:type="gramStart"/>
      <w:r>
        <w:rPr>
          <w:i/>
          <w:iCs/>
        </w:rPr>
        <w:t>international :</w:t>
      </w:r>
      <w:proofErr w:type="gramEnd"/>
      <w:r>
        <w:rPr>
          <w:i/>
          <w:iCs/>
        </w:rPr>
        <w:t xml:space="preserve"> the open access journal of </w:t>
      </w:r>
      <w:proofErr w:type="spellStart"/>
      <w:r>
        <w:rPr>
          <w:i/>
          <w:iCs/>
        </w:rPr>
        <w:t>orthopaedic</w:t>
      </w:r>
      <w:proofErr w:type="spellEnd"/>
      <w:r>
        <w:rPr>
          <w:i/>
          <w:iCs/>
        </w:rPr>
        <w:t xml:space="preserve"> trauma</w:t>
      </w:r>
      <w:r>
        <w:t xml:space="preserve"> (2020) 3:e056. </w:t>
      </w:r>
      <w:proofErr w:type="spellStart"/>
      <w:r>
        <w:t>doi</w:t>
      </w:r>
      <w:proofErr w:type="spellEnd"/>
      <w:r>
        <w:t xml:space="preserve">: </w:t>
      </w:r>
      <w:hyperlink r:id="rId45">
        <w:r>
          <w:rPr>
            <w:rStyle w:val="Hyperlink"/>
          </w:rPr>
          <w:t>10.1097/OI9.0000000000000056</w:t>
        </w:r>
      </w:hyperlink>
    </w:p>
    <w:p w14:paraId="40DB9DE7" w14:textId="77777777" w:rsidR="0070620F" w:rsidRDefault="00561475">
      <w:pPr>
        <w:pStyle w:val="Literaturverzeichnis"/>
      </w:pPr>
      <w:bookmarkStart w:id="116" w:name="ref-Sommer2004"/>
      <w:bookmarkEnd w:id="115"/>
      <w:r>
        <w:t xml:space="preserve">26. </w:t>
      </w:r>
      <w:r>
        <w:tab/>
        <w:t xml:space="preserve">Sommer I, Ehlert U. Adjustment to trauma exposure: Prevalence and predictors of posttraumatic stress disorder symptoms in mountain guides. </w:t>
      </w:r>
      <w:r>
        <w:rPr>
          <w:i/>
          <w:iCs/>
        </w:rPr>
        <w:t>Journal of Psychosomatic Research</w:t>
      </w:r>
      <w:r>
        <w:t xml:space="preserve"> (2004) 57:329–335. </w:t>
      </w:r>
      <w:proofErr w:type="spellStart"/>
      <w:r>
        <w:t>doi</w:t>
      </w:r>
      <w:proofErr w:type="spellEnd"/>
      <w:r>
        <w:t xml:space="preserve">: </w:t>
      </w:r>
      <w:hyperlink r:id="rId46">
        <w:r>
          <w:rPr>
            <w:rStyle w:val="Hyperlink"/>
          </w:rPr>
          <w:t>10.1016/j.jpsychores.2004.01.010</w:t>
        </w:r>
      </w:hyperlink>
    </w:p>
    <w:p w14:paraId="44458BC6" w14:textId="77777777" w:rsidR="0070620F" w:rsidRDefault="00561475">
      <w:pPr>
        <w:pStyle w:val="Literaturverzeichnis"/>
      </w:pPr>
      <w:bookmarkStart w:id="117" w:name="ref-Mikutta2022"/>
      <w:bookmarkEnd w:id="116"/>
      <w:r>
        <w:t xml:space="preserve">27. </w:t>
      </w:r>
      <w:r>
        <w:tab/>
      </w:r>
      <w:proofErr w:type="spellStart"/>
      <w:r>
        <w:t>Mikutta</w:t>
      </w:r>
      <w:proofErr w:type="spellEnd"/>
      <w:r>
        <w:t xml:space="preserve"> C, Schmid JJ, Ehlert U. Resilience and Post-traumatic </w:t>
      </w:r>
      <w:proofErr w:type="gramStart"/>
      <w:r>
        <w:t>Stress Disorder</w:t>
      </w:r>
      <w:proofErr w:type="gramEnd"/>
      <w:r>
        <w:t xml:space="preserve"> in the Swiss Alpine Rescue Association. </w:t>
      </w:r>
      <w:r>
        <w:rPr>
          <w:i/>
          <w:iCs/>
        </w:rPr>
        <w:t>Frontiers in psychiatry</w:t>
      </w:r>
      <w:r>
        <w:t xml:space="preserve"> (2022) 13: </w:t>
      </w:r>
      <w:proofErr w:type="spellStart"/>
      <w:r>
        <w:t>doi</w:t>
      </w:r>
      <w:proofErr w:type="spellEnd"/>
      <w:r>
        <w:t xml:space="preserve">: </w:t>
      </w:r>
      <w:hyperlink r:id="rId47">
        <w:r>
          <w:rPr>
            <w:rStyle w:val="Hyperlink"/>
          </w:rPr>
          <w:t>10.3389/FPSYT.2022.780498</w:t>
        </w:r>
      </w:hyperlink>
    </w:p>
    <w:p w14:paraId="3B0FF123" w14:textId="77777777" w:rsidR="0070620F" w:rsidRDefault="00561475">
      <w:pPr>
        <w:pStyle w:val="Literaturverzeichnis"/>
      </w:pPr>
      <w:bookmarkStart w:id="118" w:name="ref-Traber2020"/>
      <w:bookmarkEnd w:id="117"/>
      <w:r>
        <w:t xml:space="preserve">28. </w:t>
      </w:r>
      <w:r>
        <w:tab/>
        <w:t xml:space="preserve">Traber D, Le </w:t>
      </w:r>
      <w:proofErr w:type="spellStart"/>
      <w:r>
        <w:t>Barbenchon</w:t>
      </w:r>
      <w:proofErr w:type="spellEnd"/>
      <w:r>
        <w:t xml:space="preserve"> E, Hot P, </w:t>
      </w:r>
      <w:proofErr w:type="spellStart"/>
      <w:r>
        <w:t>Pellissier</w:t>
      </w:r>
      <w:proofErr w:type="spellEnd"/>
      <w:r>
        <w:t xml:space="preserve"> S. Perspectives about the PTSD prevalence rate in the case of multiple traumatic events exposure among mountain workers. </w:t>
      </w:r>
      <w:r>
        <w:rPr>
          <w:i/>
          <w:iCs/>
        </w:rPr>
        <w:t>European Journal of Trauma &amp; Dissociation</w:t>
      </w:r>
      <w:r>
        <w:t xml:space="preserve"> (2020) 4:100109. </w:t>
      </w:r>
      <w:proofErr w:type="spellStart"/>
      <w:r>
        <w:t>doi</w:t>
      </w:r>
      <w:proofErr w:type="spellEnd"/>
      <w:r>
        <w:t xml:space="preserve">: </w:t>
      </w:r>
      <w:hyperlink r:id="rId48">
        <w:r>
          <w:rPr>
            <w:rStyle w:val="Hyperlink"/>
          </w:rPr>
          <w:t>10.1016/J.EJTD.2019.05.002</w:t>
        </w:r>
      </w:hyperlink>
    </w:p>
    <w:p w14:paraId="6DA2AD1F" w14:textId="77777777" w:rsidR="0070620F" w:rsidRDefault="00561475">
      <w:pPr>
        <w:pStyle w:val="Literaturverzeichnis"/>
      </w:pPr>
      <w:bookmarkStart w:id="119" w:name="ref-Thordardottir2015"/>
      <w:bookmarkEnd w:id="118"/>
      <w:r>
        <w:t xml:space="preserve">29. </w:t>
      </w:r>
      <w:r>
        <w:tab/>
      </w:r>
      <w:proofErr w:type="spellStart"/>
      <w:r>
        <w:t>Thordardottir</w:t>
      </w:r>
      <w:proofErr w:type="spellEnd"/>
      <w:r>
        <w:t xml:space="preserve"> EB, </w:t>
      </w:r>
      <w:proofErr w:type="spellStart"/>
      <w:r>
        <w:t>Valdimarsdottir</w:t>
      </w:r>
      <w:proofErr w:type="spellEnd"/>
      <w:r>
        <w:t xml:space="preserve"> UA, </w:t>
      </w:r>
      <w:proofErr w:type="spellStart"/>
      <w:r>
        <w:t>Hansdottir</w:t>
      </w:r>
      <w:proofErr w:type="spellEnd"/>
      <w:r>
        <w:t xml:space="preserve"> I, Resnick H, </w:t>
      </w:r>
      <w:proofErr w:type="spellStart"/>
      <w:r>
        <w:t>Shipherd</w:t>
      </w:r>
      <w:proofErr w:type="spellEnd"/>
      <w:r>
        <w:t xml:space="preserve"> JC, </w:t>
      </w:r>
      <w:proofErr w:type="spellStart"/>
      <w:r>
        <w:t>Gudmundsdottir</w:t>
      </w:r>
      <w:proofErr w:type="spellEnd"/>
      <w:r>
        <w:t xml:space="preserve"> B. Posttraumatic stress and other health consequences of catastrophic avalanches: A 16-year follow-up of survivors. </w:t>
      </w:r>
      <w:r>
        <w:rPr>
          <w:i/>
          <w:iCs/>
        </w:rPr>
        <w:t>Journal of anxiety disorders</w:t>
      </w:r>
      <w:r>
        <w:t xml:space="preserve"> (2015) 32:103–111. </w:t>
      </w:r>
      <w:proofErr w:type="spellStart"/>
      <w:r>
        <w:t>doi</w:t>
      </w:r>
      <w:proofErr w:type="spellEnd"/>
      <w:r>
        <w:t xml:space="preserve">: </w:t>
      </w:r>
      <w:hyperlink r:id="rId49">
        <w:r>
          <w:rPr>
            <w:rStyle w:val="Hyperlink"/>
          </w:rPr>
          <w:t>10.1016/J.JANXDIS.2015.03.005</w:t>
        </w:r>
      </w:hyperlink>
    </w:p>
    <w:p w14:paraId="14D85D33" w14:textId="77777777" w:rsidR="0070620F" w:rsidRDefault="00561475">
      <w:pPr>
        <w:pStyle w:val="Literaturverzeichnis"/>
      </w:pPr>
      <w:bookmarkStart w:id="120" w:name="ref-Leonard2021"/>
      <w:bookmarkEnd w:id="119"/>
      <w:r>
        <w:t xml:space="preserve">30. </w:t>
      </w:r>
      <w:r>
        <w:tab/>
        <w:t xml:space="preserve">Léonard C, </w:t>
      </w:r>
      <w:proofErr w:type="spellStart"/>
      <w:r>
        <w:t>Charriau</w:t>
      </w:r>
      <w:proofErr w:type="spellEnd"/>
      <w:r>
        <w:t xml:space="preserve">-Perret A, </w:t>
      </w:r>
      <w:proofErr w:type="spellStart"/>
      <w:r>
        <w:t>Debaty</w:t>
      </w:r>
      <w:proofErr w:type="spellEnd"/>
      <w:r>
        <w:t xml:space="preserve"> G, Belle L, Ricard C, Sanchez C, Dupré PM, </w:t>
      </w:r>
      <w:proofErr w:type="spellStart"/>
      <w:r>
        <w:t>Panoff</w:t>
      </w:r>
      <w:proofErr w:type="spellEnd"/>
      <w:r>
        <w:t xml:space="preserve"> G, </w:t>
      </w:r>
      <w:proofErr w:type="spellStart"/>
      <w:r>
        <w:t>Bougerol</w:t>
      </w:r>
      <w:proofErr w:type="spellEnd"/>
      <w:r>
        <w:t xml:space="preserve"> T, </w:t>
      </w:r>
      <w:proofErr w:type="spellStart"/>
      <w:r>
        <w:t>Viglino</w:t>
      </w:r>
      <w:proofErr w:type="spellEnd"/>
      <w:r>
        <w:t xml:space="preserve"> D, et al. Survivors of avalanche accidents: posttraumatic stress disorder symptoms and quality of life: a </w:t>
      </w:r>
      <w:proofErr w:type="spellStart"/>
      <w:r>
        <w:t>multicentre</w:t>
      </w:r>
      <w:proofErr w:type="spellEnd"/>
      <w:r>
        <w:t xml:space="preserve"> study. </w:t>
      </w:r>
      <w:r>
        <w:rPr>
          <w:i/>
          <w:iCs/>
        </w:rPr>
        <w:t xml:space="preserve">Scandinavian Journal of Trauma, </w:t>
      </w:r>
      <w:r>
        <w:rPr>
          <w:i/>
          <w:iCs/>
        </w:rPr>
        <w:lastRenderedPageBreak/>
        <w:t>Resuscitation and Emergency Medicine</w:t>
      </w:r>
      <w:r>
        <w:t xml:space="preserve"> (2021) 29:1–11. </w:t>
      </w:r>
      <w:proofErr w:type="spellStart"/>
      <w:r>
        <w:t>doi</w:t>
      </w:r>
      <w:proofErr w:type="spellEnd"/>
      <w:r>
        <w:t xml:space="preserve">: </w:t>
      </w:r>
      <w:hyperlink r:id="rId50">
        <w:r>
          <w:rPr>
            <w:rStyle w:val="Hyperlink"/>
          </w:rPr>
          <w:t>10.1186/S13049-021-00912-3/FIGURES/2</w:t>
        </w:r>
      </w:hyperlink>
    </w:p>
    <w:p w14:paraId="4B7C2666" w14:textId="77777777" w:rsidR="0070620F" w:rsidRPr="00F630B1" w:rsidRDefault="00561475">
      <w:pPr>
        <w:pStyle w:val="Literaturverzeichnis"/>
        <w:rPr>
          <w:lang w:val="de-DE"/>
        </w:rPr>
      </w:pPr>
      <w:bookmarkStart w:id="121" w:name="ref-Spitzer2006"/>
      <w:bookmarkEnd w:id="120"/>
      <w:r>
        <w:t xml:space="preserve">31. </w:t>
      </w:r>
      <w:r>
        <w:tab/>
        <w:t xml:space="preserve">Spitzer RL, Kroenke K, Williams JBW, </w:t>
      </w:r>
      <w:proofErr w:type="spellStart"/>
      <w:r>
        <w:t>Löwe</w:t>
      </w:r>
      <w:proofErr w:type="spellEnd"/>
      <w:r>
        <w:t xml:space="preserve"> B. A Brief Measure for Assessing Generalized Anxiety Disorder: The GAD-7. </w:t>
      </w:r>
      <w:r w:rsidRPr="00F630B1">
        <w:rPr>
          <w:i/>
          <w:iCs/>
          <w:lang w:val="de-DE"/>
        </w:rPr>
        <w:t xml:space="preserve">Archives </w:t>
      </w:r>
      <w:proofErr w:type="spellStart"/>
      <w:r w:rsidRPr="00F630B1">
        <w:rPr>
          <w:i/>
          <w:iCs/>
          <w:lang w:val="de-DE"/>
        </w:rPr>
        <w:t>of</w:t>
      </w:r>
      <w:proofErr w:type="spellEnd"/>
      <w:r w:rsidRPr="00F630B1">
        <w:rPr>
          <w:i/>
          <w:iCs/>
          <w:lang w:val="de-DE"/>
        </w:rPr>
        <w:t xml:space="preserve"> Internal Medicine</w:t>
      </w:r>
      <w:r w:rsidRPr="00F630B1">
        <w:rPr>
          <w:lang w:val="de-DE"/>
        </w:rPr>
        <w:t xml:space="preserve"> (2006) 166:1092–1097. </w:t>
      </w:r>
      <w:proofErr w:type="spellStart"/>
      <w:r w:rsidRPr="00F630B1">
        <w:rPr>
          <w:lang w:val="de-DE"/>
        </w:rPr>
        <w:t>doi</w:t>
      </w:r>
      <w:proofErr w:type="spellEnd"/>
      <w:r w:rsidRPr="00F630B1">
        <w:rPr>
          <w:lang w:val="de-DE"/>
        </w:rPr>
        <w:t xml:space="preserve">: </w:t>
      </w:r>
      <w:hyperlink r:id="rId51">
        <w:r w:rsidRPr="00F630B1">
          <w:rPr>
            <w:rStyle w:val="Hyperlink"/>
            <w:lang w:val="de-DE"/>
          </w:rPr>
          <w:t>10.1001/ARCHINTE.166.10.1092</w:t>
        </w:r>
      </w:hyperlink>
    </w:p>
    <w:p w14:paraId="74D9EBB9" w14:textId="77777777" w:rsidR="0070620F" w:rsidRPr="00F630B1" w:rsidRDefault="00561475">
      <w:pPr>
        <w:pStyle w:val="Literaturverzeichnis"/>
        <w:rPr>
          <w:lang w:val="de-DE"/>
        </w:rPr>
      </w:pPr>
      <w:bookmarkStart w:id="122" w:name="ref-Lowe2002"/>
      <w:bookmarkEnd w:id="121"/>
      <w:r w:rsidRPr="00F630B1">
        <w:rPr>
          <w:lang w:val="de-DE"/>
        </w:rPr>
        <w:t xml:space="preserve">32. </w:t>
      </w:r>
      <w:r w:rsidRPr="00F630B1">
        <w:rPr>
          <w:lang w:val="de-DE"/>
        </w:rPr>
        <w:tab/>
        <w:t>Löwe B, Spitzer RL, Zipfel S, Herzog W. Auflage Manual 17.07. (2002).</w:t>
      </w:r>
    </w:p>
    <w:p w14:paraId="6734FBC9" w14:textId="77777777" w:rsidR="0070620F" w:rsidRPr="00F630B1" w:rsidRDefault="00561475">
      <w:pPr>
        <w:pStyle w:val="Literaturverzeichnis"/>
        <w:rPr>
          <w:lang w:val="de-DE"/>
        </w:rPr>
      </w:pPr>
      <w:bookmarkStart w:id="123" w:name="ref-Grafe2004"/>
      <w:bookmarkEnd w:id="122"/>
      <w:r w:rsidRPr="00F630B1">
        <w:rPr>
          <w:lang w:val="de-DE"/>
        </w:rPr>
        <w:t xml:space="preserve">33. </w:t>
      </w:r>
      <w:r w:rsidRPr="00F630B1">
        <w:rPr>
          <w:lang w:val="de-DE"/>
        </w:rPr>
        <w:tab/>
        <w:t xml:space="preserve">Gräfe K, Zipfel S, Herzog W, Löwe B. Screening psychischer </w:t>
      </w:r>
      <w:proofErr w:type="spellStart"/>
      <w:r w:rsidRPr="00F630B1">
        <w:rPr>
          <w:lang w:val="de-DE"/>
        </w:rPr>
        <w:t>störungen</w:t>
      </w:r>
      <w:proofErr w:type="spellEnd"/>
      <w:r w:rsidRPr="00F630B1">
        <w:rPr>
          <w:lang w:val="de-DE"/>
        </w:rPr>
        <w:t xml:space="preserve"> mit dem "Gesundheitsfragebogen für Patienten (PHQ-D)". Ergebnisse der Deutschen </w:t>
      </w:r>
      <w:proofErr w:type="spellStart"/>
      <w:r w:rsidRPr="00F630B1">
        <w:rPr>
          <w:lang w:val="de-DE"/>
        </w:rPr>
        <w:t>validierungsstudie</w:t>
      </w:r>
      <w:proofErr w:type="spellEnd"/>
      <w:r w:rsidRPr="00F630B1">
        <w:rPr>
          <w:lang w:val="de-DE"/>
        </w:rPr>
        <w:t xml:space="preserve">. </w:t>
      </w:r>
      <w:r w:rsidRPr="00F630B1">
        <w:rPr>
          <w:i/>
          <w:iCs/>
          <w:lang w:val="de-DE"/>
        </w:rPr>
        <w:t>Diagnostica</w:t>
      </w:r>
      <w:r w:rsidRPr="00F630B1">
        <w:rPr>
          <w:lang w:val="de-DE"/>
        </w:rPr>
        <w:t xml:space="preserve"> (2004) 50:171–181. </w:t>
      </w:r>
      <w:proofErr w:type="spellStart"/>
      <w:r w:rsidRPr="00F630B1">
        <w:rPr>
          <w:lang w:val="de-DE"/>
        </w:rPr>
        <w:t>doi</w:t>
      </w:r>
      <w:proofErr w:type="spellEnd"/>
      <w:r w:rsidRPr="00F630B1">
        <w:rPr>
          <w:lang w:val="de-DE"/>
        </w:rPr>
        <w:t xml:space="preserve">: </w:t>
      </w:r>
      <w:hyperlink r:id="rId52">
        <w:r w:rsidRPr="00F630B1">
          <w:rPr>
            <w:rStyle w:val="Hyperlink"/>
            <w:lang w:val="de-DE"/>
          </w:rPr>
          <w:t>10.1026/0012-1924.50.4.171</w:t>
        </w:r>
      </w:hyperlink>
    </w:p>
    <w:p w14:paraId="76AC374A" w14:textId="77777777" w:rsidR="0070620F" w:rsidRPr="00F630B1" w:rsidRDefault="00561475">
      <w:pPr>
        <w:pStyle w:val="Literaturverzeichnis"/>
        <w:rPr>
          <w:lang w:val="de-DE"/>
        </w:rPr>
      </w:pPr>
      <w:bookmarkStart w:id="124" w:name="ref-Kroenke2002"/>
      <w:bookmarkEnd w:id="123"/>
      <w:r w:rsidRPr="00F630B1">
        <w:rPr>
          <w:lang w:val="de-DE"/>
        </w:rPr>
        <w:t xml:space="preserve">34. </w:t>
      </w:r>
      <w:r w:rsidRPr="00F630B1">
        <w:rPr>
          <w:lang w:val="de-DE"/>
        </w:rPr>
        <w:tab/>
      </w:r>
      <w:proofErr w:type="spellStart"/>
      <w:r w:rsidRPr="00F630B1">
        <w:rPr>
          <w:lang w:val="de-DE"/>
        </w:rPr>
        <w:t>Kroenke</w:t>
      </w:r>
      <w:proofErr w:type="spellEnd"/>
      <w:r w:rsidRPr="00F630B1">
        <w:rPr>
          <w:lang w:val="de-DE"/>
        </w:rPr>
        <w:t xml:space="preserve"> K, Spitzer RL, Williams JBW. </w:t>
      </w:r>
      <w:r>
        <w:t xml:space="preserve">The PHQ-15: validity of a new measure for evaluating the severity of somatic symptoms. </w:t>
      </w:r>
      <w:proofErr w:type="spellStart"/>
      <w:r w:rsidRPr="00F630B1">
        <w:rPr>
          <w:i/>
          <w:iCs/>
          <w:lang w:val="de-DE"/>
        </w:rPr>
        <w:t>Psychosomatic</w:t>
      </w:r>
      <w:proofErr w:type="spellEnd"/>
      <w:r w:rsidRPr="00F630B1">
        <w:rPr>
          <w:i/>
          <w:iCs/>
          <w:lang w:val="de-DE"/>
        </w:rPr>
        <w:t xml:space="preserve"> </w:t>
      </w:r>
      <w:proofErr w:type="spellStart"/>
      <w:r w:rsidRPr="00F630B1">
        <w:rPr>
          <w:i/>
          <w:iCs/>
          <w:lang w:val="de-DE"/>
        </w:rPr>
        <w:t>medicine</w:t>
      </w:r>
      <w:proofErr w:type="spellEnd"/>
      <w:r w:rsidRPr="00F630B1">
        <w:rPr>
          <w:lang w:val="de-DE"/>
        </w:rPr>
        <w:t xml:space="preserve"> (2002) 64:258–266. </w:t>
      </w:r>
      <w:proofErr w:type="spellStart"/>
      <w:r w:rsidRPr="00F630B1">
        <w:rPr>
          <w:lang w:val="de-DE"/>
        </w:rPr>
        <w:t>doi</w:t>
      </w:r>
      <w:proofErr w:type="spellEnd"/>
      <w:r w:rsidRPr="00F630B1">
        <w:rPr>
          <w:lang w:val="de-DE"/>
        </w:rPr>
        <w:t xml:space="preserve">: </w:t>
      </w:r>
      <w:hyperlink r:id="rId53">
        <w:r w:rsidRPr="00F630B1">
          <w:rPr>
            <w:rStyle w:val="Hyperlink"/>
            <w:lang w:val="de-DE"/>
          </w:rPr>
          <w:t>10.1097/00006842-200203000-00008</w:t>
        </w:r>
      </w:hyperlink>
    </w:p>
    <w:p w14:paraId="47D219F4" w14:textId="77777777" w:rsidR="0070620F" w:rsidRPr="00F630B1" w:rsidRDefault="00561475">
      <w:pPr>
        <w:pStyle w:val="Literaturverzeichnis"/>
        <w:rPr>
          <w:lang w:val="de-DE"/>
        </w:rPr>
      </w:pPr>
      <w:bookmarkStart w:id="125" w:name="ref-Leppert2008"/>
      <w:bookmarkEnd w:id="124"/>
      <w:r w:rsidRPr="00F630B1">
        <w:rPr>
          <w:lang w:val="de-DE"/>
        </w:rPr>
        <w:t xml:space="preserve">35. </w:t>
      </w:r>
      <w:r w:rsidRPr="00F630B1">
        <w:rPr>
          <w:lang w:val="de-DE"/>
        </w:rPr>
        <w:tab/>
        <w:t xml:space="preserve">Leppert K, Koch B, Brähler E, Und BS-KD, 2008 U. Die </w:t>
      </w:r>
      <w:proofErr w:type="spellStart"/>
      <w:r w:rsidRPr="00F630B1">
        <w:rPr>
          <w:lang w:val="de-DE"/>
        </w:rPr>
        <w:t>Resilienzskala</w:t>
      </w:r>
      <w:proofErr w:type="spellEnd"/>
      <w:r w:rsidRPr="00F630B1">
        <w:rPr>
          <w:lang w:val="de-DE"/>
        </w:rPr>
        <w:t xml:space="preserve"> (RS)–Überprüfung der Langform RS-25 und einer Kurzform RS-13. </w:t>
      </w:r>
      <w:r w:rsidRPr="00F630B1">
        <w:rPr>
          <w:i/>
          <w:iCs/>
          <w:lang w:val="de-DE"/>
        </w:rPr>
        <w:t>Klinische Diagnostik und Evaluation</w:t>
      </w:r>
      <w:r w:rsidRPr="00F630B1">
        <w:rPr>
          <w:lang w:val="de-DE"/>
        </w:rPr>
        <w:t xml:space="preserve"> (2008) 1:226–243. </w:t>
      </w:r>
      <w:hyperlink r:id="rId54">
        <w:r w:rsidRPr="00F630B1">
          <w:rPr>
            <w:rStyle w:val="Hyperlink"/>
            <w:lang w:val="de-DE"/>
          </w:rPr>
          <w:t>https://www.academia.edu/download/44388154/A_406.pdf</w:t>
        </w:r>
      </w:hyperlink>
    </w:p>
    <w:p w14:paraId="623A7A15" w14:textId="77777777" w:rsidR="0070620F" w:rsidRPr="00DC4739" w:rsidRDefault="00561475">
      <w:pPr>
        <w:pStyle w:val="Literaturverzeichnis"/>
        <w:rPr>
          <w:lang w:val="en-GB"/>
        </w:rPr>
      </w:pPr>
      <w:bookmarkStart w:id="126" w:name="ref-Schumacher2000"/>
      <w:bookmarkEnd w:id="125"/>
      <w:r w:rsidRPr="00F630B1">
        <w:rPr>
          <w:lang w:val="de-DE"/>
        </w:rPr>
        <w:t xml:space="preserve">36. </w:t>
      </w:r>
      <w:r w:rsidRPr="00F630B1">
        <w:rPr>
          <w:lang w:val="de-DE"/>
        </w:rPr>
        <w:tab/>
        <w:t xml:space="preserve">Schumacher J, Wilz G, </w:t>
      </w:r>
      <w:proofErr w:type="spellStart"/>
      <w:r w:rsidRPr="00F630B1">
        <w:rPr>
          <w:lang w:val="de-DE"/>
        </w:rPr>
        <w:t>Gunzelmann</w:t>
      </w:r>
      <w:proofErr w:type="spellEnd"/>
      <w:r w:rsidRPr="00F630B1">
        <w:rPr>
          <w:lang w:val="de-DE"/>
        </w:rPr>
        <w:t xml:space="preserve"> T, Brähler E. Die sense </w:t>
      </w:r>
      <w:proofErr w:type="spellStart"/>
      <w:r w:rsidRPr="00F630B1">
        <w:rPr>
          <w:lang w:val="de-DE"/>
        </w:rPr>
        <w:t>of</w:t>
      </w:r>
      <w:proofErr w:type="spellEnd"/>
      <w:r w:rsidRPr="00F630B1">
        <w:rPr>
          <w:lang w:val="de-DE"/>
        </w:rPr>
        <w:t xml:space="preserve"> </w:t>
      </w:r>
      <w:proofErr w:type="spellStart"/>
      <w:r w:rsidRPr="00F630B1">
        <w:rPr>
          <w:lang w:val="de-DE"/>
        </w:rPr>
        <w:t>coherence</w:t>
      </w:r>
      <w:proofErr w:type="spellEnd"/>
      <w:r w:rsidRPr="00F630B1">
        <w:rPr>
          <w:lang w:val="de-DE"/>
        </w:rPr>
        <w:t xml:space="preserve"> </w:t>
      </w:r>
      <w:proofErr w:type="spellStart"/>
      <w:r w:rsidRPr="00F630B1">
        <w:rPr>
          <w:lang w:val="de-DE"/>
        </w:rPr>
        <w:t>scale</w:t>
      </w:r>
      <w:proofErr w:type="spellEnd"/>
      <w:r w:rsidRPr="00F630B1">
        <w:rPr>
          <w:lang w:val="de-DE"/>
        </w:rPr>
        <w:t xml:space="preserve"> von </w:t>
      </w:r>
      <w:proofErr w:type="spellStart"/>
      <w:r w:rsidRPr="00F630B1">
        <w:rPr>
          <w:lang w:val="de-DE"/>
        </w:rPr>
        <w:t>antonovsky</w:t>
      </w:r>
      <w:proofErr w:type="spellEnd"/>
      <w:r w:rsidRPr="00F630B1">
        <w:rPr>
          <w:lang w:val="de-DE"/>
        </w:rPr>
        <w:t xml:space="preserve">: Teststatische </w:t>
      </w:r>
      <w:proofErr w:type="spellStart"/>
      <w:r w:rsidRPr="00F630B1">
        <w:rPr>
          <w:lang w:val="de-DE"/>
        </w:rPr>
        <w:t>überprüfung</w:t>
      </w:r>
      <w:proofErr w:type="spellEnd"/>
      <w:r w:rsidRPr="00F630B1">
        <w:rPr>
          <w:lang w:val="de-DE"/>
        </w:rPr>
        <w:t xml:space="preserve"> in einer repräsentativen bevölkerungsstichprobe und </w:t>
      </w:r>
      <w:proofErr w:type="spellStart"/>
      <w:r w:rsidRPr="00F630B1">
        <w:rPr>
          <w:lang w:val="de-DE"/>
        </w:rPr>
        <w:t>konstruktion</w:t>
      </w:r>
      <w:proofErr w:type="spellEnd"/>
      <w:r w:rsidRPr="00F630B1">
        <w:rPr>
          <w:lang w:val="de-DE"/>
        </w:rPr>
        <w:t xml:space="preserve"> einer </w:t>
      </w:r>
      <w:proofErr w:type="spellStart"/>
      <w:r w:rsidRPr="00F630B1">
        <w:rPr>
          <w:lang w:val="de-DE"/>
        </w:rPr>
        <w:t>kurzskala</w:t>
      </w:r>
      <w:proofErr w:type="spellEnd"/>
      <w:r w:rsidRPr="00F630B1">
        <w:rPr>
          <w:lang w:val="de-DE"/>
        </w:rPr>
        <w:t xml:space="preserve">. </w:t>
      </w:r>
      <w:proofErr w:type="spellStart"/>
      <w:r w:rsidRPr="00DC4739">
        <w:rPr>
          <w:i/>
          <w:lang w:val="en-GB"/>
        </w:rPr>
        <w:t>PPmP</w:t>
      </w:r>
      <w:proofErr w:type="spellEnd"/>
      <w:r w:rsidRPr="00DC4739">
        <w:rPr>
          <w:i/>
          <w:lang w:val="en-GB"/>
        </w:rPr>
        <w:t xml:space="preserve"> </w:t>
      </w:r>
      <w:proofErr w:type="spellStart"/>
      <w:r w:rsidRPr="00DC4739">
        <w:rPr>
          <w:i/>
          <w:lang w:val="en-GB"/>
        </w:rPr>
        <w:t>Psychotherapie</w:t>
      </w:r>
      <w:proofErr w:type="spellEnd"/>
      <w:r w:rsidRPr="00DC4739">
        <w:rPr>
          <w:i/>
          <w:lang w:val="en-GB"/>
        </w:rPr>
        <w:t xml:space="preserve"> </w:t>
      </w:r>
      <w:proofErr w:type="spellStart"/>
      <w:r w:rsidRPr="00DC4739">
        <w:rPr>
          <w:i/>
          <w:lang w:val="en-GB"/>
        </w:rPr>
        <w:t>Psychosomatik</w:t>
      </w:r>
      <w:proofErr w:type="spellEnd"/>
      <w:r w:rsidRPr="00DC4739">
        <w:rPr>
          <w:i/>
          <w:lang w:val="en-GB"/>
        </w:rPr>
        <w:t xml:space="preserve"> </w:t>
      </w:r>
      <w:proofErr w:type="spellStart"/>
      <w:r w:rsidRPr="00DC4739">
        <w:rPr>
          <w:i/>
          <w:lang w:val="en-GB"/>
        </w:rPr>
        <w:t>Medizinische</w:t>
      </w:r>
      <w:proofErr w:type="spellEnd"/>
      <w:r w:rsidRPr="00DC4739">
        <w:rPr>
          <w:i/>
          <w:lang w:val="en-GB"/>
        </w:rPr>
        <w:t xml:space="preserve"> </w:t>
      </w:r>
      <w:proofErr w:type="spellStart"/>
      <w:r w:rsidRPr="00DC4739">
        <w:rPr>
          <w:i/>
          <w:lang w:val="en-GB"/>
        </w:rPr>
        <w:t>Psychologie</w:t>
      </w:r>
      <w:proofErr w:type="spellEnd"/>
      <w:r w:rsidRPr="00DC4739">
        <w:rPr>
          <w:lang w:val="en-GB"/>
        </w:rPr>
        <w:t xml:space="preserve"> (2000) 50:472–482. </w:t>
      </w:r>
      <w:proofErr w:type="spellStart"/>
      <w:r w:rsidRPr="00DC4739">
        <w:rPr>
          <w:lang w:val="en-GB"/>
        </w:rPr>
        <w:t>doi</w:t>
      </w:r>
      <w:proofErr w:type="spellEnd"/>
      <w:r w:rsidRPr="00DC4739">
        <w:rPr>
          <w:lang w:val="en-GB"/>
        </w:rPr>
        <w:t xml:space="preserve">: </w:t>
      </w:r>
      <w:hyperlink r:id="rId55">
        <w:r w:rsidRPr="00DC4739">
          <w:rPr>
            <w:rStyle w:val="Hyperlink"/>
            <w:lang w:val="en-GB"/>
          </w:rPr>
          <w:t>10.1055/s-2000-9207</w:t>
        </w:r>
      </w:hyperlink>
    </w:p>
    <w:p w14:paraId="786A6CAA" w14:textId="77777777" w:rsidR="0070620F" w:rsidRDefault="00561475">
      <w:pPr>
        <w:pStyle w:val="Literaturverzeichnis"/>
      </w:pPr>
      <w:bookmarkStart w:id="127" w:name="ref-Schmidt2006"/>
      <w:bookmarkEnd w:id="126"/>
      <w:r w:rsidRPr="00DC4739">
        <w:rPr>
          <w:lang w:val="en-GB"/>
        </w:rPr>
        <w:t xml:space="preserve">37. </w:t>
      </w:r>
      <w:r w:rsidRPr="00DC4739">
        <w:rPr>
          <w:lang w:val="en-GB"/>
        </w:rPr>
        <w:tab/>
        <w:t xml:space="preserve">Schmidt S, </w:t>
      </w:r>
      <w:proofErr w:type="spellStart"/>
      <w:r w:rsidRPr="00DC4739">
        <w:rPr>
          <w:lang w:val="en-GB"/>
        </w:rPr>
        <w:t>Mühlan</w:t>
      </w:r>
      <w:proofErr w:type="spellEnd"/>
      <w:r w:rsidRPr="00DC4739">
        <w:rPr>
          <w:lang w:val="en-GB"/>
        </w:rPr>
        <w:t xml:space="preserve"> H, Power M. The EUROHIS-QOL 8-item index: psychometric results of a cross-cultural field study. </w:t>
      </w:r>
      <w:r>
        <w:rPr>
          <w:i/>
          <w:iCs/>
        </w:rPr>
        <w:t>European Journal of Public Health</w:t>
      </w:r>
      <w:r>
        <w:t xml:space="preserve"> (2006) 16:420–428. </w:t>
      </w:r>
      <w:proofErr w:type="spellStart"/>
      <w:r>
        <w:t>doi</w:t>
      </w:r>
      <w:proofErr w:type="spellEnd"/>
      <w:r>
        <w:t xml:space="preserve">: </w:t>
      </w:r>
      <w:hyperlink r:id="rId56">
        <w:r>
          <w:rPr>
            <w:rStyle w:val="Hyperlink"/>
          </w:rPr>
          <w:t>10.1093/EURPUB/CKI155</w:t>
        </w:r>
      </w:hyperlink>
    </w:p>
    <w:p w14:paraId="25D7AB52" w14:textId="77777777" w:rsidR="0070620F" w:rsidRDefault="00561475">
      <w:pPr>
        <w:pStyle w:val="Literaturverzeichnis"/>
      </w:pPr>
      <w:bookmarkStart w:id="128" w:name="ref-Bovin2016"/>
      <w:bookmarkEnd w:id="127"/>
      <w:r>
        <w:t xml:space="preserve">38. </w:t>
      </w:r>
      <w:r>
        <w:tab/>
      </w:r>
      <w:proofErr w:type="spellStart"/>
      <w:r>
        <w:t>Bovin</w:t>
      </w:r>
      <w:proofErr w:type="spellEnd"/>
      <w:r>
        <w:t xml:space="preserve"> MJ, Marx BP, Weathers FW, Gallagher MW, Rodriguez P, </w:t>
      </w:r>
      <w:proofErr w:type="spellStart"/>
      <w:r>
        <w:t>Schnurr</w:t>
      </w:r>
      <w:proofErr w:type="spellEnd"/>
      <w:r>
        <w:t xml:space="preserve"> PP, Keane TM. Psychometric properties of the PTSD Checklist for Diagnostic and Statistical Manual of Mental Disorders-Fifth Edition (PCL-5) in veterans. </w:t>
      </w:r>
      <w:r>
        <w:rPr>
          <w:i/>
          <w:iCs/>
        </w:rPr>
        <w:t>Psychological assessment</w:t>
      </w:r>
      <w:r>
        <w:t xml:space="preserve"> (2016) 28:1379–1391. </w:t>
      </w:r>
      <w:proofErr w:type="spellStart"/>
      <w:r>
        <w:t>doi</w:t>
      </w:r>
      <w:proofErr w:type="spellEnd"/>
      <w:r>
        <w:t xml:space="preserve">: </w:t>
      </w:r>
      <w:hyperlink r:id="rId57">
        <w:r>
          <w:rPr>
            <w:rStyle w:val="Hyperlink"/>
          </w:rPr>
          <w:t>10.1037/PAS0000254</w:t>
        </w:r>
      </w:hyperlink>
    </w:p>
    <w:p w14:paraId="5DD4427A" w14:textId="77777777" w:rsidR="0070620F" w:rsidRDefault="00561475">
      <w:pPr>
        <w:pStyle w:val="Literaturverzeichnis"/>
      </w:pPr>
      <w:bookmarkStart w:id="129" w:name="ref-McDonald1999"/>
      <w:bookmarkEnd w:id="128"/>
      <w:r>
        <w:t xml:space="preserve">39. </w:t>
      </w:r>
      <w:r>
        <w:tab/>
        <w:t xml:space="preserve">McDonald RP. </w:t>
      </w:r>
      <w:r>
        <w:rPr>
          <w:i/>
          <w:iCs/>
        </w:rPr>
        <w:t>Test theory: A unified treatment</w:t>
      </w:r>
      <w:r>
        <w:t xml:space="preserve">. 1st </w:t>
      </w:r>
      <w:proofErr w:type="spellStart"/>
      <w:r>
        <w:t>Editio</w:t>
      </w:r>
      <w:proofErr w:type="spellEnd"/>
      <w:r>
        <w:t xml:space="preserve">. New Yor: Psychology Press (1999). </w:t>
      </w:r>
      <w:proofErr w:type="spellStart"/>
      <w:r>
        <w:t>doi</w:t>
      </w:r>
      <w:proofErr w:type="spellEnd"/>
      <w:r>
        <w:t xml:space="preserve">: </w:t>
      </w:r>
      <w:hyperlink r:id="rId58">
        <w:r>
          <w:rPr>
            <w:rStyle w:val="Hyperlink"/>
          </w:rPr>
          <w:t>10.4324/9781410601087</w:t>
        </w:r>
      </w:hyperlink>
    </w:p>
    <w:p w14:paraId="33072C6B" w14:textId="77777777" w:rsidR="0070620F" w:rsidRPr="00DC4739" w:rsidRDefault="00561475">
      <w:pPr>
        <w:pStyle w:val="Literaturverzeichnis"/>
        <w:rPr>
          <w:lang w:val="en-GB"/>
        </w:rPr>
      </w:pPr>
      <w:bookmarkStart w:id="130" w:name="ref-Manea2012"/>
      <w:bookmarkEnd w:id="129"/>
      <w:r>
        <w:t xml:space="preserve">40. </w:t>
      </w:r>
      <w:r>
        <w:tab/>
        <w:t xml:space="preserve">Manea L, </w:t>
      </w:r>
      <w:proofErr w:type="spellStart"/>
      <w:r>
        <w:t>Gilbody</w:t>
      </w:r>
      <w:proofErr w:type="spellEnd"/>
      <w:r>
        <w:t xml:space="preserve"> S, McMillan D. Optimal cut-off score for diagnosing depression with the Patient Health Questionnaire (PHQ-9): A meta-analysis. </w:t>
      </w:r>
      <w:r w:rsidRPr="00DC4739">
        <w:rPr>
          <w:i/>
          <w:lang w:val="en-GB"/>
        </w:rPr>
        <w:t>CMAJ</w:t>
      </w:r>
      <w:r w:rsidRPr="00DC4739">
        <w:rPr>
          <w:lang w:val="en-GB"/>
        </w:rPr>
        <w:t xml:space="preserve"> (2012) </w:t>
      </w:r>
      <w:proofErr w:type="gramStart"/>
      <w:r w:rsidRPr="00DC4739">
        <w:rPr>
          <w:lang w:val="en-GB"/>
        </w:rPr>
        <w:t>184:E</w:t>
      </w:r>
      <w:proofErr w:type="gramEnd"/>
      <w:r w:rsidRPr="00DC4739">
        <w:rPr>
          <w:lang w:val="en-GB"/>
        </w:rPr>
        <w:t xml:space="preserve">191. </w:t>
      </w:r>
      <w:proofErr w:type="spellStart"/>
      <w:r w:rsidRPr="00DC4739">
        <w:rPr>
          <w:lang w:val="en-GB"/>
        </w:rPr>
        <w:t>doi</w:t>
      </w:r>
      <w:proofErr w:type="spellEnd"/>
      <w:r w:rsidRPr="00DC4739">
        <w:rPr>
          <w:lang w:val="en-GB"/>
        </w:rPr>
        <w:t xml:space="preserve">: </w:t>
      </w:r>
      <w:hyperlink r:id="rId59">
        <w:r w:rsidRPr="00DC4739">
          <w:rPr>
            <w:rStyle w:val="Hyperlink"/>
            <w:lang w:val="en-GB"/>
          </w:rPr>
          <w:t>10.1503/CMAJ.110829/-/DC1</w:t>
        </w:r>
      </w:hyperlink>
    </w:p>
    <w:p w14:paraId="353FE681" w14:textId="77777777" w:rsidR="0070620F" w:rsidRPr="006F3588" w:rsidRDefault="00561475">
      <w:pPr>
        <w:pStyle w:val="Literaturverzeichnis"/>
      </w:pPr>
      <w:bookmarkStart w:id="131" w:name="ref-Maercker2005"/>
      <w:bookmarkEnd w:id="130"/>
      <w:r w:rsidRPr="006F3588">
        <w:rPr>
          <w:lang w:val="de-AT"/>
        </w:rPr>
        <w:t xml:space="preserve">41. </w:t>
      </w:r>
      <w:r w:rsidRPr="006F3588">
        <w:rPr>
          <w:lang w:val="de-AT"/>
        </w:rPr>
        <w:tab/>
      </w:r>
      <w:r w:rsidRPr="00F630B1">
        <w:rPr>
          <w:lang w:val="de-DE"/>
        </w:rPr>
        <w:t xml:space="preserve">Maercker A, Bromberger F. Checklisten und Fragebogen zur Erfassung traumatischer Ereignisse in deutscher Sprache. </w:t>
      </w:r>
      <w:proofErr w:type="spellStart"/>
      <w:r w:rsidRPr="006F3588">
        <w:rPr>
          <w:i/>
          <w:iCs/>
        </w:rPr>
        <w:t>Trierer</w:t>
      </w:r>
      <w:proofErr w:type="spellEnd"/>
      <w:r w:rsidRPr="006F3588">
        <w:rPr>
          <w:i/>
          <w:iCs/>
        </w:rPr>
        <w:t xml:space="preserve"> </w:t>
      </w:r>
      <w:proofErr w:type="spellStart"/>
      <w:r w:rsidRPr="006F3588">
        <w:rPr>
          <w:i/>
          <w:iCs/>
        </w:rPr>
        <w:t>Psychologische</w:t>
      </w:r>
      <w:proofErr w:type="spellEnd"/>
      <w:r w:rsidRPr="006F3588">
        <w:rPr>
          <w:i/>
          <w:iCs/>
        </w:rPr>
        <w:t xml:space="preserve"> </w:t>
      </w:r>
      <w:proofErr w:type="spellStart"/>
      <w:r w:rsidRPr="006F3588">
        <w:rPr>
          <w:i/>
          <w:iCs/>
        </w:rPr>
        <w:t>Berichte</w:t>
      </w:r>
      <w:proofErr w:type="spellEnd"/>
      <w:r w:rsidRPr="006F3588">
        <w:t xml:space="preserve"> (2005) 32:</w:t>
      </w:r>
    </w:p>
    <w:p w14:paraId="6F7AB056" w14:textId="77777777" w:rsidR="0070620F" w:rsidRDefault="00561475">
      <w:pPr>
        <w:pStyle w:val="Literaturverzeichnis"/>
      </w:pPr>
      <w:bookmarkStart w:id="132" w:name="ref-OBrien2008"/>
      <w:bookmarkEnd w:id="131"/>
      <w:r w:rsidRPr="006F3588">
        <w:lastRenderedPageBreak/>
        <w:t xml:space="preserve">42. </w:t>
      </w:r>
      <w:r w:rsidRPr="006F3588">
        <w:tab/>
      </w:r>
      <w:r>
        <w:t xml:space="preserve">O’Brien CP. The CAGE Questionnaire for Detection of Alcoholism. </w:t>
      </w:r>
      <w:r>
        <w:rPr>
          <w:i/>
          <w:iCs/>
        </w:rPr>
        <w:t>JAMA</w:t>
      </w:r>
      <w:r>
        <w:t xml:space="preserve"> (2008) 300:2054–2056. </w:t>
      </w:r>
      <w:proofErr w:type="spellStart"/>
      <w:r>
        <w:t>doi</w:t>
      </w:r>
      <w:proofErr w:type="spellEnd"/>
      <w:r>
        <w:t xml:space="preserve">: </w:t>
      </w:r>
      <w:hyperlink r:id="rId60">
        <w:r>
          <w:rPr>
            <w:rStyle w:val="Hyperlink"/>
          </w:rPr>
          <w:t>10.1001/JAMA.2008.570</w:t>
        </w:r>
      </w:hyperlink>
    </w:p>
    <w:p w14:paraId="50CBCC67" w14:textId="77777777" w:rsidR="0070620F" w:rsidRDefault="00561475">
      <w:pPr>
        <w:pStyle w:val="Literaturverzeichnis"/>
      </w:pPr>
      <w:bookmarkStart w:id="133" w:name="ref-Gennarelli2006"/>
      <w:bookmarkEnd w:id="132"/>
      <w:r>
        <w:t xml:space="preserve">43. </w:t>
      </w:r>
      <w:r>
        <w:tab/>
      </w:r>
      <w:proofErr w:type="spellStart"/>
      <w:r>
        <w:t>Gennarelli</w:t>
      </w:r>
      <w:proofErr w:type="spellEnd"/>
      <w:r>
        <w:t xml:space="preserve"> TA, </w:t>
      </w:r>
      <w:proofErr w:type="spellStart"/>
      <w:r>
        <w:t>Wodzin</w:t>
      </w:r>
      <w:proofErr w:type="spellEnd"/>
      <w:r>
        <w:t xml:space="preserve"> E. AIS 2005: A contemporary injury scale. </w:t>
      </w:r>
      <w:r>
        <w:rPr>
          <w:i/>
          <w:iCs/>
        </w:rPr>
        <w:t>Injury</w:t>
      </w:r>
      <w:r>
        <w:t xml:space="preserve"> (2006) 37:1083–1091. </w:t>
      </w:r>
      <w:proofErr w:type="spellStart"/>
      <w:r>
        <w:t>doi</w:t>
      </w:r>
      <w:proofErr w:type="spellEnd"/>
      <w:r>
        <w:t xml:space="preserve">: </w:t>
      </w:r>
      <w:hyperlink r:id="rId61">
        <w:r>
          <w:rPr>
            <w:rStyle w:val="Hyperlink"/>
          </w:rPr>
          <w:t>10.1016/j.injury.2006.07.009</w:t>
        </w:r>
      </w:hyperlink>
    </w:p>
    <w:p w14:paraId="356D5A52" w14:textId="77777777" w:rsidR="0070620F" w:rsidRDefault="00561475">
      <w:pPr>
        <w:pStyle w:val="Literaturverzeichnis"/>
      </w:pPr>
      <w:bookmarkStart w:id="134" w:name="ref-Kassambara2020"/>
      <w:bookmarkEnd w:id="133"/>
      <w:r>
        <w:t xml:space="preserve">44. </w:t>
      </w:r>
      <w:r>
        <w:tab/>
      </w:r>
      <w:proofErr w:type="spellStart"/>
      <w:r>
        <w:t>Kassambara</w:t>
      </w:r>
      <w:proofErr w:type="spellEnd"/>
      <w:r>
        <w:t xml:space="preserve"> A, Mundt F. </w:t>
      </w:r>
      <w:proofErr w:type="spellStart"/>
      <w:r>
        <w:t>factoextra</w:t>
      </w:r>
      <w:proofErr w:type="spellEnd"/>
      <w:r>
        <w:t xml:space="preserve">: Extract and Visualize the Results of Multivariate Data Analyses. (2020) </w:t>
      </w:r>
      <w:hyperlink r:id="rId62">
        <w:r>
          <w:rPr>
            <w:rStyle w:val="Hyperlink"/>
          </w:rPr>
          <w:t>https://cran.r-project.org/web/packages/factoextra/index.html</w:t>
        </w:r>
      </w:hyperlink>
    </w:p>
    <w:p w14:paraId="3F2EB988" w14:textId="77777777" w:rsidR="0070620F" w:rsidRDefault="00561475">
      <w:pPr>
        <w:pStyle w:val="Literaturverzeichnis"/>
      </w:pPr>
      <w:bookmarkStart w:id="135" w:name="ref-Kassambara2021"/>
      <w:bookmarkEnd w:id="134"/>
      <w:r>
        <w:t xml:space="preserve">45. </w:t>
      </w:r>
      <w:r>
        <w:tab/>
      </w:r>
      <w:proofErr w:type="spellStart"/>
      <w:r>
        <w:t>Kassambara</w:t>
      </w:r>
      <w:proofErr w:type="spellEnd"/>
      <w:r>
        <w:t xml:space="preserve"> A. </w:t>
      </w:r>
      <w:proofErr w:type="spellStart"/>
      <w:r>
        <w:t>rstatix</w:t>
      </w:r>
      <w:proofErr w:type="spellEnd"/>
      <w:r>
        <w:t xml:space="preserve">: Pipe-Friendly Framework for Basic Statistical Tests. (2021) </w:t>
      </w:r>
      <w:hyperlink r:id="rId63">
        <w:r>
          <w:rPr>
            <w:rStyle w:val="Hyperlink"/>
          </w:rPr>
          <w:t>https://cran.r-project.org/package=rstatix</w:t>
        </w:r>
      </w:hyperlink>
    </w:p>
    <w:p w14:paraId="7E9063A7" w14:textId="77777777" w:rsidR="0070620F" w:rsidRDefault="00561475">
      <w:pPr>
        <w:pStyle w:val="Literaturverzeichnis"/>
      </w:pPr>
      <w:bookmarkStart w:id="136" w:name="ref-Drost2018"/>
      <w:bookmarkEnd w:id="135"/>
      <w:r>
        <w:t xml:space="preserve">46. </w:t>
      </w:r>
      <w:r>
        <w:tab/>
      </w:r>
      <w:proofErr w:type="spellStart"/>
      <w:r>
        <w:t>Drost</w:t>
      </w:r>
      <w:proofErr w:type="spellEnd"/>
      <w:r>
        <w:t xml:space="preserve"> H-G. </w:t>
      </w:r>
      <w:proofErr w:type="spellStart"/>
      <w:r>
        <w:t>Philentropy</w:t>
      </w:r>
      <w:proofErr w:type="spellEnd"/>
      <w:r>
        <w:t xml:space="preserve">: Information Theory and Distance Quantification with R. </w:t>
      </w:r>
      <w:r>
        <w:rPr>
          <w:i/>
          <w:iCs/>
        </w:rPr>
        <w:t xml:space="preserve">Journal of </w:t>
      </w:r>
      <w:proofErr w:type="gramStart"/>
      <w:r>
        <w:rPr>
          <w:i/>
          <w:iCs/>
        </w:rPr>
        <w:t>Open Source</w:t>
      </w:r>
      <w:proofErr w:type="gramEnd"/>
      <w:r>
        <w:rPr>
          <w:i/>
          <w:iCs/>
        </w:rPr>
        <w:t xml:space="preserve"> Software</w:t>
      </w:r>
      <w:r>
        <w:t xml:space="preserve"> (2018) 3:765. </w:t>
      </w:r>
      <w:proofErr w:type="spellStart"/>
      <w:r>
        <w:t>doi</w:t>
      </w:r>
      <w:proofErr w:type="spellEnd"/>
      <w:r>
        <w:t xml:space="preserve">: </w:t>
      </w:r>
      <w:hyperlink r:id="rId64">
        <w:r>
          <w:rPr>
            <w:rStyle w:val="Hyperlink"/>
          </w:rPr>
          <w:t>10.21105/joss.00765</w:t>
        </w:r>
      </w:hyperlink>
    </w:p>
    <w:p w14:paraId="044C084A" w14:textId="77777777" w:rsidR="0070620F" w:rsidRPr="00F630B1" w:rsidRDefault="00561475">
      <w:pPr>
        <w:pStyle w:val="Literaturverzeichnis"/>
        <w:rPr>
          <w:lang w:val="de-DE"/>
        </w:rPr>
      </w:pPr>
      <w:bookmarkStart w:id="137" w:name="ref-Schubert2019"/>
      <w:bookmarkEnd w:id="136"/>
      <w:r>
        <w:t xml:space="preserve">47. </w:t>
      </w:r>
      <w:r>
        <w:tab/>
        <w:t xml:space="preserve">Schubert E, </w:t>
      </w:r>
      <w:proofErr w:type="spellStart"/>
      <w:r>
        <w:t>Rousseeuw</w:t>
      </w:r>
      <w:proofErr w:type="spellEnd"/>
      <w:r>
        <w:t xml:space="preserve"> PJ. Faster k-Medoids Clustering: Improving the PAM, CLARA, and CLARANS Algorithms. </w:t>
      </w:r>
      <w:r>
        <w:rPr>
          <w:i/>
          <w:iCs/>
        </w:rPr>
        <w:t>Lecture notes in computer science (including subseries lecture notes in artificial intelligence and lecture notes in bioinformatics)</w:t>
      </w:r>
      <w:r>
        <w:t xml:space="preserve">. </w:t>
      </w:r>
      <w:r w:rsidRPr="00F630B1">
        <w:rPr>
          <w:lang w:val="de-DE"/>
        </w:rPr>
        <w:t xml:space="preserve">Springer (2019). p. 171–187 </w:t>
      </w:r>
      <w:proofErr w:type="spellStart"/>
      <w:r w:rsidRPr="00F630B1">
        <w:rPr>
          <w:lang w:val="de-DE"/>
        </w:rPr>
        <w:t>doi</w:t>
      </w:r>
      <w:proofErr w:type="spellEnd"/>
      <w:r w:rsidRPr="00F630B1">
        <w:rPr>
          <w:lang w:val="de-DE"/>
        </w:rPr>
        <w:t xml:space="preserve">: </w:t>
      </w:r>
      <w:hyperlink r:id="rId65">
        <w:r w:rsidRPr="00F630B1">
          <w:rPr>
            <w:rStyle w:val="Hyperlink"/>
            <w:lang w:val="de-DE"/>
          </w:rPr>
          <w:t>10.1007/978-3-030-32047-8_16</w:t>
        </w:r>
      </w:hyperlink>
    </w:p>
    <w:p w14:paraId="73E6B3DB" w14:textId="77777777" w:rsidR="0070620F" w:rsidRDefault="00561475">
      <w:pPr>
        <w:pStyle w:val="Literaturverzeichnis"/>
      </w:pPr>
      <w:bookmarkStart w:id="138" w:name="ref-Lange2004"/>
      <w:bookmarkEnd w:id="137"/>
      <w:r w:rsidRPr="00F630B1">
        <w:rPr>
          <w:lang w:val="de-DE"/>
        </w:rPr>
        <w:t xml:space="preserve">48. </w:t>
      </w:r>
      <w:r w:rsidRPr="00F630B1">
        <w:rPr>
          <w:lang w:val="de-DE"/>
        </w:rPr>
        <w:tab/>
        <w:t xml:space="preserve">Lange T, Roth V, Braun ML, Buhmann JM. </w:t>
      </w:r>
      <w:r>
        <w:t xml:space="preserve">Stability-based validation of clustering solutions. </w:t>
      </w:r>
      <w:r>
        <w:rPr>
          <w:i/>
          <w:iCs/>
        </w:rPr>
        <w:t>Neural Computation</w:t>
      </w:r>
      <w:r>
        <w:t xml:space="preserve"> (2004) 16:1299–1323. </w:t>
      </w:r>
      <w:proofErr w:type="spellStart"/>
      <w:r>
        <w:t>doi</w:t>
      </w:r>
      <w:proofErr w:type="spellEnd"/>
      <w:r>
        <w:t xml:space="preserve">: </w:t>
      </w:r>
      <w:hyperlink r:id="rId66">
        <w:r>
          <w:rPr>
            <w:rStyle w:val="Hyperlink"/>
          </w:rPr>
          <w:t>10.1162/089976604773717621</w:t>
        </w:r>
      </w:hyperlink>
    </w:p>
    <w:p w14:paraId="748EC281" w14:textId="77777777" w:rsidR="0070620F" w:rsidRDefault="00561475">
      <w:pPr>
        <w:pStyle w:val="Literaturverzeichnis"/>
      </w:pPr>
      <w:bookmarkStart w:id="139" w:name="ref-Rousseeuw1987"/>
      <w:bookmarkEnd w:id="138"/>
      <w:r>
        <w:t xml:space="preserve">49. </w:t>
      </w:r>
      <w:r>
        <w:tab/>
      </w:r>
      <w:proofErr w:type="spellStart"/>
      <w:r>
        <w:t>Rousseeuw</w:t>
      </w:r>
      <w:proofErr w:type="spellEnd"/>
      <w:r>
        <w:t xml:space="preserve"> PJ. Silhouettes: A graphical aid to the interpretation and validation of cluster analysis. </w:t>
      </w:r>
      <w:r>
        <w:rPr>
          <w:i/>
          <w:iCs/>
        </w:rPr>
        <w:t>Journal of Computational and Applied Mathematics</w:t>
      </w:r>
      <w:r>
        <w:t xml:space="preserve"> (1987) 20:53–65. </w:t>
      </w:r>
      <w:proofErr w:type="spellStart"/>
      <w:r>
        <w:t>doi</w:t>
      </w:r>
      <w:proofErr w:type="spellEnd"/>
      <w:r>
        <w:t xml:space="preserve">: </w:t>
      </w:r>
      <w:hyperlink r:id="rId67">
        <w:r>
          <w:rPr>
            <w:rStyle w:val="Hyperlink"/>
          </w:rPr>
          <w:t>10.1016/0377-0427(87)90125-7</w:t>
        </w:r>
      </w:hyperlink>
    </w:p>
    <w:p w14:paraId="23C8C913" w14:textId="77777777" w:rsidR="0070620F" w:rsidRDefault="00561475">
      <w:pPr>
        <w:pStyle w:val="Literaturverzeichnis"/>
      </w:pPr>
      <w:bookmarkStart w:id="140" w:name="ref-Hothorn2006"/>
      <w:bookmarkEnd w:id="139"/>
      <w:r>
        <w:t xml:space="preserve">50. </w:t>
      </w:r>
      <w:r>
        <w:tab/>
      </w:r>
      <w:proofErr w:type="spellStart"/>
      <w:r>
        <w:t>Hothorn</w:t>
      </w:r>
      <w:proofErr w:type="spellEnd"/>
      <w:r>
        <w:t xml:space="preserve"> T, </w:t>
      </w:r>
      <w:proofErr w:type="spellStart"/>
      <w:r>
        <w:t>Hornik</w:t>
      </w:r>
      <w:proofErr w:type="spellEnd"/>
      <w:r>
        <w:t xml:space="preserve"> K, </w:t>
      </w:r>
      <w:proofErr w:type="spellStart"/>
      <w:r>
        <w:t>Zeileis</w:t>
      </w:r>
      <w:proofErr w:type="spellEnd"/>
      <w:r>
        <w:t xml:space="preserve"> A. Unbiased recursive partitioning: A conditional inference framework. </w:t>
      </w:r>
      <w:r>
        <w:rPr>
          <w:i/>
          <w:iCs/>
        </w:rPr>
        <w:t>Journal of Computational and Graphical Statistics</w:t>
      </w:r>
      <w:r>
        <w:t xml:space="preserve"> (2006) 15:651–674. </w:t>
      </w:r>
      <w:proofErr w:type="spellStart"/>
      <w:r>
        <w:t>doi</w:t>
      </w:r>
      <w:proofErr w:type="spellEnd"/>
      <w:r>
        <w:t xml:space="preserve">: </w:t>
      </w:r>
      <w:hyperlink r:id="rId68">
        <w:r>
          <w:rPr>
            <w:rStyle w:val="Hyperlink"/>
          </w:rPr>
          <w:t>10.1198/106186006X133933</w:t>
        </w:r>
      </w:hyperlink>
    </w:p>
    <w:p w14:paraId="68D69B44" w14:textId="77777777" w:rsidR="0070620F" w:rsidRDefault="00561475">
      <w:pPr>
        <w:pStyle w:val="Literaturverzeichnis"/>
      </w:pPr>
      <w:bookmarkStart w:id="141" w:name="ref-Strobl2007"/>
      <w:bookmarkEnd w:id="140"/>
      <w:r>
        <w:t xml:space="preserve">51. </w:t>
      </w:r>
      <w:r>
        <w:tab/>
        <w:t xml:space="preserve">Strobl C, </w:t>
      </w:r>
      <w:proofErr w:type="spellStart"/>
      <w:r>
        <w:t>Boulesteix</w:t>
      </w:r>
      <w:proofErr w:type="spellEnd"/>
      <w:r>
        <w:t xml:space="preserve"> AL, </w:t>
      </w:r>
      <w:proofErr w:type="spellStart"/>
      <w:r>
        <w:t>Zeileis</w:t>
      </w:r>
      <w:proofErr w:type="spellEnd"/>
      <w:r>
        <w:t xml:space="preserve"> A, </w:t>
      </w:r>
      <w:proofErr w:type="spellStart"/>
      <w:r>
        <w:t>Hothorn</w:t>
      </w:r>
      <w:proofErr w:type="spellEnd"/>
      <w:r>
        <w:t xml:space="preserve"> T. Bias in random forest variable importance measures: Illustrations, </w:t>
      </w:r>
      <w:proofErr w:type="gramStart"/>
      <w:r>
        <w:t>sources</w:t>
      </w:r>
      <w:proofErr w:type="gramEnd"/>
      <w:r>
        <w:t xml:space="preserve"> and a solution. </w:t>
      </w:r>
      <w:r>
        <w:rPr>
          <w:i/>
          <w:iCs/>
        </w:rPr>
        <w:t>BMC Bioinformatics</w:t>
      </w:r>
      <w:r>
        <w:t xml:space="preserve"> (2007) 8:1–21. </w:t>
      </w:r>
      <w:proofErr w:type="spellStart"/>
      <w:r>
        <w:t>doi</w:t>
      </w:r>
      <w:proofErr w:type="spellEnd"/>
      <w:r>
        <w:t xml:space="preserve">: </w:t>
      </w:r>
      <w:hyperlink r:id="rId69">
        <w:r>
          <w:rPr>
            <w:rStyle w:val="Hyperlink"/>
          </w:rPr>
          <w:t>10.1186/1471-2105-8-25/FIGURES/11</w:t>
        </w:r>
      </w:hyperlink>
    </w:p>
    <w:p w14:paraId="0C0F76D8" w14:textId="77777777" w:rsidR="0070620F" w:rsidRDefault="00561475">
      <w:pPr>
        <w:pStyle w:val="Literaturverzeichnis"/>
      </w:pPr>
      <w:bookmarkStart w:id="142" w:name="ref-Hothorn2022"/>
      <w:bookmarkEnd w:id="141"/>
      <w:r>
        <w:t xml:space="preserve">52. </w:t>
      </w:r>
      <w:r>
        <w:tab/>
      </w:r>
      <w:proofErr w:type="spellStart"/>
      <w:r>
        <w:t>Hothorn</w:t>
      </w:r>
      <w:proofErr w:type="spellEnd"/>
      <w:r>
        <w:t xml:space="preserve"> T, </w:t>
      </w:r>
      <w:proofErr w:type="spellStart"/>
      <w:r>
        <w:t>Hornik</w:t>
      </w:r>
      <w:proofErr w:type="spellEnd"/>
      <w:r>
        <w:t xml:space="preserve"> K, Strobl C, </w:t>
      </w:r>
      <w:proofErr w:type="spellStart"/>
      <w:r>
        <w:t>Zeileis</w:t>
      </w:r>
      <w:proofErr w:type="spellEnd"/>
      <w:r>
        <w:t xml:space="preserve"> A. party: A Laboratory for Recursive </w:t>
      </w:r>
      <w:proofErr w:type="spellStart"/>
      <w:r>
        <w:t>Partytioning</w:t>
      </w:r>
      <w:proofErr w:type="spellEnd"/>
      <w:r>
        <w:t xml:space="preserve">. (2022) </w:t>
      </w:r>
      <w:hyperlink r:id="rId70">
        <w:r>
          <w:rPr>
            <w:rStyle w:val="Hyperlink"/>
          </w:rPr>
          <w:t>https://cran.r-project.org/web/packages/party/index.html</w:t>
        </w:r>
      </w:hyperlink>
    </w:p>
    <w:p w14:paraId="484EE89A" w14:textId="77777777" w:rsidR="0070620F" w:rsidRDefault="00561475">
      <w:pPr>
        <w:pStyle w:val="Literaturverzeichnis"/>
      </w:pPr>
      <w:bookmarkStart w:id="143" w:name="ref-Kuhn2008"/>
      <w:bookmarkEnd w:id="142"/>
      <w:r>
        <w:t xml:space="preserve">53. </w:t>
      </w:r>
      <w:r>
        <w:tab/>
        <w:t xml:space="preserve">Kuhn M. Building predictive models in R using the caret package. </w:t>
      </w:r>
      <w:r>
        <w:rPr>
          <w:i/>
          <w:iCs/>
        </w:rPr>
        <w:t>Journal of Statistical Software</w:t>
      </w:r>
      <w:r>
        <w:t xml:space="preserve"> (2008) 28:1–26. </w:t>
      </w:r>
      <w:proofErr w:type="spellStart"/>
      <w:r>
        <w:t>doi</w:t>
      </w:r>
      <w:proofErr w:type="spellEnd"/>
      <w:r>
        <w:t xml:space="preserve">: </w:t>
      </w:r>
      <w:hyperlink r:id="rId71">
        <w:r>
          <w:rPr>
            <w:rStyle w:val="Hyperlink"/>
          </w:rPr>
          <w:t>10.18637/</w:t>
        </w:r>
        <w:proofErr w:type="gramStart"/>
        <w:r>
          <w:rPr>
            <w:rStyle w:val="Hyperlink"/>
          </w:rPr>
          <w:t>jss.v028.i</w:t>
        </w:r>
        <w:proofErr w:type="gramEnd"/>
        <w:r>
          <w:rPr>
            <w:rStyle w:val="Hyperlink"/>
          </w:rPr>
          <w:t>05</w:t>
        </w:r>
      </w:hyperlink>
    </w:p>
    <w:p w14:paraId="163E3543" w14:textId="77777777" w:rsidR="0070620F" w:rsidRPr="006F3588" w:rsidRDefault="00561475">
      <w:pPr>
        <w:pStyle w:val="Literaturverzeichnis"/>
        <w:rPr>
          <w:lang w:val="de-AT"/>
        </w:rPr>
      </w:pPr>
      <w:bookmarkStart w:id="144" w:name="ref-Strobl2008"/>
      <w:bookmarkEnd w:id="143"/>
      <w:r>
        <w:t xml:space="preserve">54. </w:t>
      </w:r>
      <w:r>
        <w:tab/>
        <w:t xml:space="preserve">Strobl C, </w:t>
      </w:r>
      <w:proofErr w:type="spellStart"/>
      <w:r>
        <w:t>Boulesteix</w:t>
      </w:r>
      <w:proofErr w:type="spellEnd"/>
      <w:r>
        <w:t xml:space="preserve"> AL, </w:t>
      </w:r>
      <w:proofErr w:type="spellStart"/>
      <w:r>
        <w:t>Kneib</w:t>
      </w:r>
      <w:proofErr w:type="spellEnd"/>
      <w:r>
        <w:t xml:space="preserve"> T, Augustin T, </w:t>
      </w:r>
      <w:proofErr w:type="spellStart"/>
      <w:r>
        <w:t>Zeileis</w:t>
      </w:r>
      <w:proofErr w:type="spellEnd"/>
      <w:r>
        <w:t xml:space="preserve"> A. Conditional variable importance for random forests. </w:t>
      </w:r>
      <w:r w:rsidRPr="006F3588">
        <w:rPr>
          <w:i/>
          <w:lang w:val="de-AT"/>
        </w:rPr>
        <w:t xml:space="preserve">BMC </w:t>
      </w:r>
      <w:proofErr w:type="spellStart"/>
      <w:r w:rsidRPr="006F3588">
        <w:rPr>
          <w:i/>
          <w:lang w:val="de-AT"/>
        </w:rPr>
        <w:t>Bioinformatics</w:t>
      </w:r>
      <w:proofErr w:type="spellEnd"/>
      <w:r w:rsidRPr="006F3588">
        <w:rPr>
          <w:lang w:val="de-AT"/>
        </w:rPr>
        <w:t xml:space="preserve"> (2008) 9:1–11. </w:t>
      </w:r>
      <w:proofErr w:type="spellStart"/>
      <w:r w:rsidRPr="006F3588">
        <w:rPr>
          <w:lang w:val="de-AT"/>
        </w:rPr>
        <w:t>doi</w:t>
      </w:r>
      <w:proofErr w:type="spellEnd"/>
      <w:r w:rsidRPr="006F3588">
        <w:rPr>
          <w:lang w:val="de-AT"/>
        </w:rPr>
        <w:t xml:space="preserve">: </w:t>
      </w:r>
      <w:hyperlink r:id="rId72">
        <w:r w:rsidRPr="006F3588">
          <w:rPr>
            <w:rStyle w:val="Hyperlink"/>
            <w:lang w:val="de-AT"/>
          </w:rPr>
          <w:t>10.1186/1471-2105-9-307/FIGURES/4</w:t>
        </w:r>
      </w:hyperlink>
    </w:p>
    <w:p w14:paraId="6B8E1298" w14:textId="77777777" w:rsidR="0070620F" w:rsidRDefault="00561475">
      <w:pPr>
        <w:pStyle w:val="Literaturverzeichnis"/>
      </w:pPr>
      <w:bookmarkStart w:id="145" w:name="ref-StatistikAustria2022a"/>
      <w:bookmarkEnd w:id="144"/>
      <w:r w:rsidRPr="006F3588">
        <w:rPr>
          <w:lang w:val="de-AT"/>
        </w:rPr>
        <w:lastRenderedPageBreak/>
        <w:t xml:space="preserve">55. </w:t>
      </w:r>
      <w:r w:rsidRPr="006F3588">
        <w:rPr>
          <w:lang w:val="de-AT"/>
        </w:rPr>
        <w:tab/>
      </w:r>
      <w:r w:rsidRPr="00F630B1">
        <w:rPr>
          <w:lang w:val="de-DE"/>
        </w:rPr>
        <w:t xml:space="preserve">Statistik Austria. Rauchen - STATISTIK AUSTRIA - Die Informationsmanager. </w:t>
      </w:r>
      <w:r>
        <w:t xml:space="preserve">(2022) </w:t>
      </w:r>
      <w:hyperlink r:id="rId73">
        <w:r>
          <w:rPr>
            <w:rStyle w:val="Hyperlink"/>
          </w:rPr>
          <w:t>https://www.statistik.at/statistiken/bevoelkerung-und-soziales/gesundheit/gesundheitsverhalten/rauchen</w:t>
        </w:r>
      </w:hyperlink>
      <w:r>
        <w:t xml:space="preserve"> [Accessed February 24, 2023]</w:t>
      </w:r>
    </w:p>
    <w:p w14:paraId="34360E34" w14:textId="77777777" w:rsidR="000A453A" w:rsidRDefault="00561475">
      <w:pPr>
        <w:pStyle w:val="Literaturverzeichnis"/>
      </w:pPr>
      <w:bookmarkStart w:id="146" w:name="ref-StatistikAustria2022"/>
      <w:bookmarkEnd w:id="145"/>
      <w:r w:rsidRPr="00F630B1">
        <w:rPr>
          <w:lang w:val="de-DE"/>
        </w:rPr>
        <w:t xml:space="preserve">56. </w:t>
      </w:r>
      <w:r w:rsidRPr="00F630B1">
        <w:rPr>
          <w:lang w:val="de-DE"/>
        </w:rPr>
        <w:tab/>
        <w:t xml:space="preserve">Statistik Austria. Gesundheitszustand selbstberichtet - STATISTIK AUSTRIA - Die Informationsmanager. </w:t>
      </w:r>
      <w:r>
        <w:t xml:space="preserve">(2022) </w:t>
      </w:r>
      <w:hyperlink r:id="rId74">
        <w:r>
          <w:rPr>
            <w:rStyle w:val="Hyperlink"/>
          </w:rPr>
          <w:t>https://www.statistik.at/statistiken/bevoelkerung-und-soziales/gesundheit/gesundheitszustand/gesundheitszustand-selbstberichtet</w:t>
        </w:r>
      </w:hyperlink>
      <w:r>
        <w:t xml:space="preserve"> [Accessed February 24, 2023]</w:t>
      </w:r>
      <w:bookmarkEnd w:id="87"/>
      <w:bookmarkEnd w:id="89"/>
      <w:bookmarkEnd w:id="146"/>
    </w:p>
    <w:p w14:paraId="570FF469" w14:textId="77777777" w:rsidR="000A453A" w:rsidRDefault="000A453A">
      <w:pPr>
        <w:pStyle w:val="Literaturverzeichnis"/>
      </w:pPr>
    </w:p>
    <w:p w14:paraId="597F7DA1" w14:textId="77777777" w:rsidR="008C387C" w:rsidRPr="008C387C" w:rsidRDefault="000A453A" w:rsidP="008C387C">
      <w:pPr>
        <w:pStyle w:val="EndNoteBibliography"/>
        <w:spacing w:after="0"/>
        <w:rPr>
          <w:noProof/>
        </w:rPr>
      </w:pPr>
      <w:r>
        <w:fldChar w:fldCharType="begin"/>
      </w:r>
      <w:r w:rsidRPr="00B84ED3">
        <w:rPr>
          <w:lang w:val="de-DE"/>
        </w:rPr>
        <w:instrText xml:space="preserve"> ADDIN EN.REFLIST </w:instrText>
      </w:r>
      <w:r>
        <w:fldChar w:fldCharType="separate"/>
      </w:r>
      <w:r w:rsidR="008C387C" w:rsidRPr="00384F98">
        <w:rPr>
          <w:noProof/>
          <w:lang w:val="de-DE"/>
        </w:rPr>
        <w:t>1.</w:t>
      </w:r>
      <w:r w:rsidR="008C387C" w:rsidRPr="00384F98">
        <w:rPr>
          <w:noProof/>
          <w:lang w:val="de-DE"/>
        </w:rPr>
        <w:tab/>
        <w:t xml:space="preserve">Ower C, Kemmler G, Vill T, Martini C, Schmitt A, Sperner-Unterweger B, et al. </w:t>
      </w:r>
      <w:r w:rsidR="008C387C" w:rsidRPr="008C387C">
        <w:rPr>
          <w:noProof/>
        </w:rPr>
        <w:t>The effect of physical activity in an alpine environment on quality of life is mediated by resilience in patients with psychosomatic disorders and healthy controls. European Archives of Psychiatry and Clinical Neuroscience. 2019;269:543-53.</w:t>
      </w:r>
    </w:p>
    <w:p w14:paraId="6AB869BF" w14:textId="77777777" w:rsidR="008C387C" w:rsidRPr="008C387C" w:rsidRDefault="008C387C" w:rsidP="008C387C">
      <w:pPr>
        <w:pStyle w:val="EndNoteBibliography"/>
        <w:spacing w:after="0"/>
        <w:rPr>
          <w:noProof/>
        </w:rPr>
      </w:pPr>
      <w:r w:rsidRPr="008C387C">
        <w:rPr>
          <w:noProof/>
        </w:rPr>
        <w:t>2.</w:t>
      </w:r>
      <w:r w:rsidRPr="008C387C">
        <w:rPr>
          <w:noProof/>
        </w:rPr>
        <w:tab/>
        <w:t>Sommer I, Ehlert U. Adjustment to trauma exposure: Prevalence and predictors of posttraumatic stress disorder symptoms in mountain guides. Journal of psychosomatic research. 2004;57(4):329-35.</w:t>
      </w:r>
    </w:p>
    <w:p w14:paraId="431F90FE" w14:textId="77777777" w:rsidR="008C387C" w:rsidRPr="008C387C" w:rsidRDefault="008C387C" w:rsidP="008C387C">
      <w:pPr>
        <w:pStyle w:val="EndNoteBibliography"/>
        <w:spacing w:after="0"/>
        <w:rPr>
          <w:noProof/>
        </w:rPr>
      </w:pPr>
      <w:r w:rsidRPr="008C387C">
        <w:rPr>
          <w:noProof/>
        </w:rPr>
        <w:t>3.</w:t>
      </w:r>
      <w:r w:rsidRPr="008C387C">
        <w:rPr>
          <w:noProof/>
        </w:rPr>
        <w:tab/>
        <w:t>Léonard C, Charriau-Perret A, Debaty G, Belle L, Ricard C, Sanchez C, et al. Survivors of avalanche accidents: posttraumatic stress disorder symptoms and quality of life: a multicentre study. Scandinavian journal of trauma, resuscitation and emergency medicine. 2021;29(1):1-11.</w:t>
      </w:r>
    </w:p>
    <w:p w14:paraId="7D0AF4B4" w14:textId="77777777" w:rsidR="008C387C" w:rsidRPr="008C387C" w:rsidRDefault="008C387C" w:rsidP="008C387C">
      <w:pPr>
        <w:pStyle w:val="EndNoteBibliography"/>
        <w:spacing w:after="0"/>
        <w:rPr>
          <w:noProof/>
        </w:rPr>
      </w:pPr>
      <w:r w:rsidRPr="008C387C">
        <w:rPr>
          <w:noProof/>
        </w:rPr>
        <w:t>4.</w:t>
      </w:r>
      <w:r w:rsidRPr="008C387C">
        <w:rPr>
          <w:noProof/>
        </w:rPr>
        <w:tab/>
        <w:t>Mikutta C, Schmid JJ, Ehlert U. Resilience and Post-traumatic Stress Disorder in the Swiss Alpine Rescue Association. Front Psychiatry. 2022;13:780498.</w:t>
      </w:r>
    </w:p>
    <w:p w14:paraId="0DA316A6" w14:textId="77777777" w:rsidR="008C387C" w:rsidRPr="00384F98" w:rsidRDefault="008C387C" w:rsidP="008C387C">
      <w:pPr>
        <w:pStyle w:val="EndNoteBibliography"/>
        <w:spacing w:after="0"/>
        <w:rPr>
          <w:noProof/>
          <w:lang w:val="de-DE"/>
        </w:rPr>
      </w:pPr>
      <w:r w:rsidRPr="008C387C">
        <w:rPr>
          <w:noProof/>
        </w:rPr>
        <w:t>5.</w:t>
      </w:r>
      <w:r w:rsidRPr="008C387C">
        <w:rPr>
          <w:noProof/>
        </w:rPr>
        <w:tab/>
        <w:t xml:space="preserve">Liu AN, Wang LL, Li HP, Gong J, Liu XH. Correlation Between Posttraumatic Growth and Posttraumatic Stress Disorder Symptoms Based on Pearson Correlation Coefficient: A Meta-Analysis. </w:t>
      </w:r>
      <w:r w:rsidRPr="00384F98">
        <w:rPr>
          <w:noProof/>
          <w:lang w:val="de-DE"/>
        </w:rPr>
        <w:t>J Nerv Ment Dis. 2017;205(5):380-9.</w:t>
      </w:r>
    </w:p>
    <w:p w14:paraId="6F63E9B1" w14:textId="19D3881C" w:rsidR="008C387C" w:rsidRPr="00384F98" w:rsidRDefault="008C387C" w:rsidP="008C387C">
      <w:pPr>
        <w:pStyle w:val="EndNoteBibliography"/>
        <w:spacing w:after="0"/>
        <w:rPr>
          <w:noProof/>
          <w:lang w:val="de-DE"/>
        </w:rPr>
      </w:pPr>
      <w:r w:rsidRPr="00384F98">
        <w:rPr>
          <w:noProof/>
          <w:lang w:val="de-DE"/>
        </w:rPr>
        <w:t>6.</w:t>
      </w:r>
      <w:r w:rsidRPr="00384F98">
        <w:rPr>
          <w:noProof/>
          <w:lang w:val="de-DE"/>
        </w:rPr>
        <w:tab/>
      </w:r>
      <w:hyperlink r:id="rId75" w:anchor=":~:text=About%206%20out%20of%20every,criteria%20for%20PTSD%20after%20treatment" w:history="1">
        <w:r w:rsidRPr="00384F98">
          <w:rPr>
            <w:rStyle w:val="Hyperlink"/>
            <w:noProof/>
            <w:lang w:val="de-DE"/>
          </w:rPr>
          <w:t>https://www.ptsd.va.gov/understand/common/common_adults.asp#:~:text=About%206%20out%20of%20every,criteria%20for%20PTSD%20after%20treatment</w:t>
        </w:r>
      </w:hyperlink>
      <w:r w:rsidRPr="00384F98">
        <w:rPr>
          <w:noProof/>
          <w:lang w:val="de-DE"/>
        </w:rPr>
        <w:t>.</w:t>
      </w:r>
    </w:p>
    <w:p w14:paraId="637E00B6" w14:textId="3F9E660B" w:rsidR="008C387C" w:rsidRPr="00384F98" w:rsidRDefault="008C387C" w:rsidP="008C387C">
      <w:pPr>
        <w:pStyle w:val="EndNoteBibliography"/>
        <w:spacing w:after="0"/>
        <w:rPr>
          <w:noProof/>
          <w:lang w:val="de-DE"/>
        </w:rPr>
      </w:pPr>
      <w:r w:rsidRPr="00384F98">
        <w:rPr>
          <w:noProof/>
          <w:lang w:val="de-DE"/>
        </w:rPr>
        <w:t>7.</w:t>
      </w:r>
      <w:r w:rsidRPr="00384F98">
        <w:rPr>
          <w:noProof/>
          <w:lang w:val="de-DE"/>
        </w:rPr>
        <w:tab/>
        <w:t>(</w:t>
      </w:r>
      <w:hyperlink r:id="rId76" w:anchor="/http://id.who.int/icd/entity/2070699808" w:history="1">
        <w:r w:rsidRPr="00384F98">
          <w:rPr>
            <w:rStyle w:val="Hyperlink"/>
            <w:noProof/>
            <w:lang w:val="de-DE"/>
          </w:rPr>
          <w:t>https://icd.who.int/browse11/l-m/en#/http://id.who.int/icd/entity/2070699808</w:t>
        </w:r>
      </w:hyperlink>
      <w:r w:rsidRPr="00384F98">
        <w:rPr>
          <w:noProof/>
          <w:lang w:val="de-DE"/>
        </w:rPr>
        <w:t>).</w:t>
      </w:r>
    </w:p>
    <w:p w14:paraId="553A8660" w14:textId="77777777" w:rsidR="008C387C" w:rsidRPr="00384F98" w:rsidRDefault="008C387C" w:rsidP="008C387C">
      <w:pPr>
        <w:pStyle w:val="EndNoteBibliography"/>
        <w:spacing w:after="0"/>
        <w:rPr>
          <w:noProof/>
          <w:lang w:val="de-DE"/>
        </w:rPr>
      </w:pPr>
      <w:r w:rsidRPr="00384F98">
        <w:rPr>
          <w:noProof/>
          <w:lang w:val="de-DE"/>
        </w:rPr>
        <w:t>8.</w:t>
      </w:r>
      <w:r w:rsidRPr="00384F98">
        <w:rPr>
          <w:noProof/>
          <w:lang w:val="de-DE"/>
        </w:rPr>
        <w:tab/>
        <w:t xml:space="preserve">van der Velden PG, Bosmans MW, Scherpenzeel AC. </w:t>
      </w:r>
      <w:r w:rsidRPr="008C387C">
        <w:rPr>
          <w:noProof/>
        </w:rPr>
        <w:t xml:space="preserve">The burden of research on trauma for respondents: a prospective and comparative study on respondents evaluations and predictors. </w:t>
      </w:r>
      <w:r w:rsidRPr="00384F98">
        <w:rPr>
          <w:noProof/>
          <w:lang w:val="de-DE"/>
        </w:rPr>
        <w:t>PLoS One. 2013;8(10):e77266.</w:t>
      </w:r>
    </w:p>
    <w:p w14:paraId="3D473192" w14:textId="77777777" w:rsidR="008C387C" w:rsidRPr="008C387C" w:rsidRDefault="008C387C" w:rsidP="008C387C">
      <w:pPr>
        <w:pStyle w:val="EndNoteBibliography"/>
        <w:rPr>
          <w:noProof/>
        </w:rPr>
      </w:pPr>
      <w:r w:rsidRPr="00384F98">
        <w:rPr>
          <w:noProof/>
          <w:lang w:val="de-DE"/>
        </w:rPr>
        <w:t>9.</w:t>
      </w:r>
      <w:r w:rsidRPr="00384F98">
        <w:rPr>
          <w:noProof/>
          <w:lang w:val="de-DE"/>
        </w:rPr>
        <w:tab/>
        <w:t xml:space="preserve">Cheung KL, Ten Klooster PM, Smit C, de Vries H, Pieterse ME. </w:t>
      </w:r>
      <w:r w:rsidRPr="008C387C">
        <w:rPr>
          <w:noProof/>
        </w:rPr>
        <w:t>The impact of non-response bias due to sampling in public health studies: A comparison of voluntary versus mandatory recruitment in a Dutch national survey on adolescent health. BMC Public Health. 2017;17(1):276.</w:t>
      </w:r>
    </w:p>
    <w:p w14:paraId="446C4775" w14:textId="3A51CD03" w:rsidR="0070620F" w:rsidRDefault="000A453A">
      <w:pPr>
        <w:pStyle w:val="Literaturverzeichnis"/>
      </w:pPr>
      <w:r>
        <w:fldChar w:fldCharType="end"/>
      </w:r>
    </w:p>
    <w:sectPr w:rsidR="0070620F">
      <w:footerReference w:type="default" r:id="rId77"/>
      <w:pgSz w:w="12240" w:h="15840"/>
      <w:pgMar w:top="1440" w:right="1440" w:bottom="2204" w:left="1440" w:header="0" w:footer="144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tharina Huefner" w:date="2023-06-14T17:57:00Z" w:initials="KH">
    <w:p w14:paraId="2DF0B5C8" w14:textId="77777777" w:rsidR="006F3588" w:rsidRDefault="006F3588" w:rsidP="006F3588">
      <w:pPr>
        <w:pStyle w:val="Kommentartext"/>
      </w:pPr>
      <w:r>
        <w:rPr>
          <w:rStyle w:val="Kommentarzeichen"/>
        </w:rPr>
        <w:annotationRef/>
      </w:r>
      <w:r>
        <w:rPr>
          <w:lang w:val="de-AT"/>
        </w:rPr>
        <w:t>Hanna - Piotr: ein wichtiger punkt zur auswertung der mir aufgefallen ist: ich dachte das "cautious behviour"  nur bei denen erhoben wurde die wieder zum selben sport zurückgekehrt sind,  In meiner Fragebogenversion schaut es so aus, aber irgendwie nicht in den zahlen der Auswetung. Bitte klären.</w:t>
      </w:r>
    </w:p>
    <w:p w14:paraId="067A7574" w14:textId="77777777" w:rsidR="006F3588" w:rsidRDefault="006F3588" w:rsidP="006F3588">
      <w:pPr>
        <w:pStyle w:val="Kommentartext"/>
      </w:pPr>
    </w:p>
    <w:p w14:paraId="22F894AC" w14:textId="77777777" w:rsidR="006F3588" w:rsidRDefault="006F3588" w:rsidP="006F3588">
      <w:pPr>
        <w:pStyle w:val="Kommentartext"/>
      </w:pPr>
      <w:r>
        <w:rPr>
          <w:lang w:val="de-AT"/>
        </w:rPr>
        <w:t>Ausserdem finde ich keine Auswertung der Frage zu Verwirrtheit/Dissoziation die wir glaub ich hinzugefügt hatten? Diese ist im PCL-5 unvollständig abgedeckt.</w:t>
      </w:r>
    </w:p>
    <w:p w14:paraId="356C406F" w14:textId="77777777" w:rsidR="006F3588" w:rsidRDefault="006F3588" w:rsidP="006F3588">
      <w:pPr>
        <w:pStyle w:val="Kommentartext"/>
      </w:pPr>
    </w:p>
    <w:p w14:paraId="14F0B3C6" w14:textId="77777777" w:rsidR="006F3588" w:rsidRDefault="006F3588" w:rsidP="006F3588">
      <w:pPr>
        <w:pStyle w:val="Kommentartext"/>
      </w:pPr>
      <w:r>
        <w:rPr>
          <w:lang w:val="de-AT"/>
        </w:rPr>
        <w:t>Wir haben ja auch eine eigene Frage zu flashbacks gehabt, ich frag mich nur ob die so sinnvoll ist getretnnt auszuwerten, weil ja in der PCL-5 die ersten 3 Fragen (insb nr 3) auf diese Symptomatik abziehlt. Wahrscheilnich wollten wir die häufigkeit erhben, ich frag mich aber jetzt ob wir die Frage nicht aus der auswertung rausnehmen sollten weil ja im PCL-5 drin? Piotr, vielleicht besprechen wir nochmals kurz, ich länger ich drüber nachdenke umso mehr denke ich -&gt;raus</w:t>
      </w:r>
    </w:p>
  </w:comment>
  <w:comment w:id="1" w:author="Katharina Huefner" w:date="2023-06-14T17:58:00Z" w:initials="KH">
    <w:p w14:paraId="712D7769" w14:textId="77777777" w:rsidR="006F3588" w:rsidRDefault="006F3588" w:rsidP="006F3588">
      <w:pPr>
        <w:pStyle w:val="Kommentartext"/>
      </w:pPr>
      <w:r>
        <w:rPr>
          <w:rStyle w:val="Kommentarzeichen"/>
        </w:rPr>
        <w:annotationRef/>
      </w:r>
      <w:r>
        <w:rPr>
          <w:lang w:val="de-AT"/>
        </w:rPr>
        <w:t>Hanna: ich hab schon paar mal angemerkt dass wir bitte wissen wollen WELCHE psych vorerkrankungen die leute angegeben haben, bitte raussuchen!</w:t>
      </w:r>
    </w:p>
  </w:comment>
  <w:comment w:id="2" w:author="Katharina Huefner" w:date="2023-04-28T14:42:00Z" w:initials="KH">
    <w:p w14:paraId="6FB05C44" w14:textId="12BE82EA" w:rsidR="007343F5" w:rsidRPr="00384F98" w:rsidRDefault="007343F5" w:rsidP="00384F98">
      <w:pPr>
        <w:pStyle w:val="Kommentartext"/>
        <w:rPr>
          <w:lang w:val="de-DE"/>
        </w:rPr>
      </w:pPr>
      <w:r>
        <w:rPr>
          <w:rStyle w:val="Kommentarzeichen"/>
        </w:rPr>
        <w:annotationRef/>
      </w:r>
      <w:r>
        <w:rPr>
          <w:lang w:val="de-AT"/>
        </w:rPr>
        <w:t>Evt. Noch der chef von der ortho-trauma müssen wir nochmals abchecken, also barbara und ich</w:t>
      </w:r>
    </w:p>
  </w:comment>
  <w:comment w:id="4" w:author="Katharina Huefner" w:date="2023-05-01T13:51:00Z" w:initials="KH">
    <w:p w14:paraId="69E59760" w14:textId="77777777" w:rsidR="00036956" w:rsidRDefault="007343F5" w:rsidP="0070335F">
      <w:pPr>
        <w:pStyle w:val="Kommentartext"/>
      </w:pPr>
      <w:r>
        <w:rPr>
          <w:rStyle w:val="Kommentarzeichen"/>
        </w:rPr>
        <w:annotationRef/>
      </w:r>
      <w:r w:rsidR="00036956">
        <w:rPr>
          <w:lang w:val="de-AT"/>
        </w:rPr>
        <w:t>Piotr: hier kapier ich nicht gan die Abbildungen z.B. 3,4,5 gibt es einen post hoc test der mir sagt zwischen welchem cluster von den 3 jetzt die unterschiede sind wenn der overall P wert significant ist? Ich denke werte die nur bei Training aber nicht bei test significant waren fürhen wir hier eher nicht auf. Es würden noch flashbacks hierher gehören. Kannst du mir nochmals sagen wie ich erkenne zwischen welchen clustern der unterschie sig ist?</w:t>
      </w:r>
    </w:p>
  </w:comment>
  <w:comment w:id="7" w:author="Katharina Huefner" w:date="2023-06-14T11:39:00Z" w:initials="KH">
    <w:p w14:paraId="348370B4" w14:textId="77777777" w:rsidR="009757F8" w:rsidRDefault="009757F8" w:rsidP="005A43A2">
      <w:pPr>
        <w:pStyle w:val="Kommentartext"/>
      </w:pPr>
      <w:r>
        <w:rPr>
          <w:rStyle w:val="Kommentarzeichen"/>
        </w:rPr>
        <w:annotationRef/>
      </w:r>
      <w:hyperlink r:id="rId1" w:history="1">
        <w:r w:rsidRPr="005A43A2">
          <w:rPr>
            <w:rStyle w:val="Hyperlink"/>
          </w:rPr>
          <w:t>https://doi.org/10.1080/11745398.2022.2101497</w:t>
        </w:r>
      </w:hyperlink>
    </w:p>
  </w:comment>
  <w:comment w:id="8" w:author="HÜFNER Katharina,Assoz. Prof. Priv.Doz. Dr." w:date="2023-06-14T01:04:00Z" w:initials="HKPPD">
    <w:p w14:paraId="0AF8094F" w14:textId="4E47B1B0" w:rsidR="005E6EAE" w:rsidRDefault="00564582" w:rsidP="007163E8">
      <w:pPr>
        <w:pStyle w:val="Kommentartext"/>
      </w:pPr>
      <w:r>
        <w:rPr>
          <w:rStyle w:val="Kommentarzeichen"/>
        </w:rPr>
        <w:annotationRef/>
      </w:r>
      <w:r w:rsidR="005E6EAE">
        <w:t>Piotr: das ist Zitat 1 von Hanna eingefügt, diese Zitate stehen hinter der schon bestehenden literaturliste</w:t>
      </w:r>
    </w:p>
  </w:comment>
  <w:comment w:id="9" w:author="Katharina Huefner" w:date="2023-06-14T11:50:00Z" w:initials="KH">
    <w:p w14:paraId="038851BF" w14:textId="77777777" w:rsidR="0051634B" w:rsidRDefault="0051634B" w:rsidP="0007271F">
      <w:pPr>
        <w:pStyle w:val="Kommentartext"/>
      </w:pPr>
      <w:r>
        <w:rPr>
          <w:rStyle w:val="Kommentarzeichen"/>
        </w:rPr>
        <w:annotationRef/>
      </w:r>
      <w:r>
        <w:rPr>
          <w:lang w:val="de-AT"/>
        </w:rPr>
        <w:t xml:space="preserve">Noch dazu: </w:t>
      </w:r>
      <w:r>
        <w:rPr>
          <w:color w:val="212121"/>
          <w:highlight w:val="white"/>
          <w:lang w:val="de-AT"/>
        </w:rPr>
        <w:t>Faulhaber M, Pocecco E, Niedermeier M, Ruedl G, Walter D, Sterr R, Ebner H, Schobersberger W, Burtscher M. Fall-related accidents among hikers in the Austrian Alps: a 9-year retrospective study. BMJ Open Sport Exerc Med. 2017 Dec 7;3(1):e000304. doi: 10.1136/bmjsem-2017-000304. Erratum in: BMJ Open Sport Exerc Med. 2018 Feb 14;4(1): PMID: 29259815; PMCID: PMC5728251.</w:t>
      </w:r>
      <w:r>
        <w:rPr>
          <w:lang w:val="de-AT"/>
        </w:rPr>
        <w:t xml:space="preserve"> </w:t>
      </w:r>
    </w:p>
  </w:comment>
  <w:comment w:id="10" w:author="HÜFNER Katharina,Assoz. Prof. Priv.Doz. Dr." w:date="2023-06-14T01:11:00Z" w:initials="HKPPD">
    <w:p w14:paraId="05560712" w14:textId="77777777" w:rsidR="003606E6" w:rsidRDefault="00865301" w:rsidP="00B9620B">
      <w:pPr>
        <w:pStyle w:val="Kommentartext"/>
      </w:pPr>
      <w:r>
        <w:rPr>
          <w:rStyle w:val="Kommentarzeichen"/>
        </w:rPr>
        <w:annotationRef/>
      </w:r>
      <w:r w:rsidR="003606E6">
        <w:t xml:space="preserve">Einfügen: </w:t>
      </w:r>
      <w:hyperlink r:id="rId2" w:anchor="ref3" w:history="1">
        <w:r w:rsidR="003606E6" w:rsidRPr="00B9620B">
          <w:rPr>
            <w:rStyle w:val="Hyperlink"/>
          </w:rPr>
          <w:t>Sports injury and stressor-related disorder in competitive athletes: a systematic review and a new framework - PMC (nih.gov)</w:t>
        </w:r>
      </w:hyperlink>
    </w:p>
  </w:comment>
  <w:comment w:id="11" w:author="Katharina Huefner" w:date="2023-06-14T14:05:00Z" w:initials="KH">
    <w:p w14:paraId="47F83DA2" w14:textId="77777777" w:rsidR="004235C2" w:rsidRDefault="004235C2" w:rsidP="005D7892">
      <w:pPr>
        <w:pStyle w:val="Kommentartext"/>
      </w:pPr>
      <w:r>
        <w:rPr>
          <w:rStyle w:val="Kommentarzeichen"/>
        </w:rPr>
        <w:annotationRef/>
      </w:r>
      <w:r>
        <w:rPr>
          <w:color w:val="303030"/>
          <w:highlight w:val="white"/>
        </w:rPr>
        <w:t>Burri A, Maercker A. Differences in prevalence rates of PTSD in various European countries explained by war exposure, other trauma and cultural value orientation. </w:t>
      </w:r>
      <w:r>
        <w:rPr>
          <w:i/>
          <w:iCs/>
          <w:color w:val="303030"/>
          <w:highlight w:val="white"/>
        </w:rPr>
        <w:t>BMC Res Notes</w:t>
      </w:r>
      <w:r>
        <w:rPr>
          <w:color w:val="303030"/>
          <w:highlight w:val="white"/>
        </w:rPr>
        <w:t>. 2014;7:407. </w:t>
      </w:r>
      <w:r>
        <w:t xml:space="preserve"> </w:t>
      </w:r>
    </w:p>
  </w:comment>
  <w:comment w:id="12" w:author="Katharina Huefner" w:date="2023-06-14T14:08:00Z" w:initials="KH">
    <w:p w14:paraId="4769CD5F" w14:textId="77777777" w:rsidR="004235C2" w:rsidRDefault="004235C2">
      <w:pPr>
        <w:pStyle w:val="Kommentartext"/>
      </w:pPr>
      <w:r>
        <w:rPr>
          <w:rStyle w:val="Kommentarzeichen"/>
        </w:rPr>
        <w:annotationRef/>
      </w:r>
      <w:hyperlink r:id="rId3" w:history="1">
        <w:r w:rsidRPr="00A92717">
          <w:rPr>
            <w:rStyle w:val="Hyperlink"/>
            <w:highlight w:val="white"/>
          </w:rPr>
          <w:t>https://doi.org/10.1093/med/9780190259440.003.0008</w:t>
        </w:r>
      </w:hyperlink>
    </w:p>
    <w:p w14:paraId="40F87E58" w14:textId="77777777" w:rsidR="004235C2" w:rsidRDefault="004235C2">
      <w:pPr>
        <w:pStyle w:val="Kommentartext"/>
      </w:pPr>
    </w:p>
    <w:p w14:paraId="5C9B1C77" w14:textId="77777777" w:rsidR="004235C2" w:rsidRDefault="004235C2" w:rsidP="00A92717">
      <w:pPr>
        <w:pStyle w:val="Kommentartext"/>
      </w:pPr>
      <w:r>
        <w:br/>
      </w:r>
    </w:p>
  </w:comment>
  <w:comment w:id="13" w:author="Katharina Huefner" w:date="2023-06-14T12:03:00Z" w:initials="KH">
    <w:p w14:paraId="0BE729E7" w14:textId="4888A75B" w:rsidR="00665705" w:rsidRDefault="00665705" w:rsidP="00C94351">
      <w:pPr>
        <w:pStyle w:val="Kommentartext"/>
      </w:pPr>
      <w:r>
        <w:rPr>
          <w:rStyle w:val="Kommentarzeichen"/>
        </w:rPr>
        <w:annotationRef/>
      </w:r>
      <w:r>
        <w:rPr>
          <w:color w:val="212121"/>
          <w:highlight w:val="white"/>
        </w:rPr>
        <w:t>Ziobrowski HN, Kennedy CJ, Ustun B, House SL, Beaudoin FL, An X, Zeng D, Bollen KA, Petukhova M, Sampson NA, Puac-Polanco V, Lee S, Koenen KC, Ressler KJ, McLean SA, Kessler RC; AURORA Consortium; Stevens JS, Neylan TC, Clifford GD, Jovanovic T, Linnstaedt SD, Germine LT, Rauch SL, Haran JP, Storrow AB, Lewandowski C, Musey PI Jr, Hendry PL, Sheikh S, Jones CW, Punches BE, Lyons MS, Murty VP, McGrath ME, Pascual JL, Seamon MJ, Datner EM, Chang AM, Pearson C, Peak DA, Jambaulikar G, Merchant RC, Domeier RM, Rathlev NK, O'Neil BJ, Sergot P, Sanchez LD, Bruce SE, Pietrzak RH, Joormann J, Barch DM, Pizzagalli DA, Sheridan JF, Harte SE, Elliott JM, van Rooij SJH. Development and Validation of a Model to Predict Posttraumatic Stress Disorder and Major Depression After a Motor Vehicle Collision. JAMA Psychiatry. 2021 Nov 1;78(11):1228-1237. doi: 10.1001/jamapsychiatry.2021.2427. PMID: 34468741; PMCID: PMC8411364.</w:t>
      </w:r>
      <w:r>
        <w:t xml:space="preserve"> </w:t>
      </w:r>
    </w:p>
  </w:comment>
  <w:comment w:id="14" w:author="Katharina Huefner" w:date="2023-06-14T12:43:00Z" w:initials="KH">
    <w:p w14:paraId="396A6681" w14:textId="77777777" w:rsidR="003606E6" w:rsidRDefault="003606E6" w:rsidP="00334B09">
      <w:pPr>
        <w:pStyle w:val="Kommentartext"/>
      </w:pPr>
      <w:r>
        <w:rPr>
          <w:rStyle w:val="Kommentarzeichen"/>
        </w:rPr>
        <w:annotationRef/>
      </w:r>
      <w:r>
        <w:rPr>
          <w:color w:val="222222"/>
          <w:highlight w:val="white"/>
        </w:rPr>
        <w:t>Schultebraucks, K., Shalev, A.Y., Michopoulos, V. </w:t>
      </w:r>
      <w:r>
        <w:rPr>
          <w:i/>
          <w:iCs/>
          <w:color w:val="222222"/>
          <w:highlight w:val="white"/>
        </w:rPr>
        <w:t>et al.</w:t>
      </w:r>
      <w:r>
        <w:rPr>
          <w:color w:val="222222"/>
          <w:highlight w:val="white"/>
        </w:rPr>
        <w:t> A validated predictive algorithm of post-traumatic stress course following emergency department admission after a traumatic stressor. </w:t>
      </w:r>
      <w:r>
        <w:rPr>
          <w:i/>
          <w:iCs/>
          <w:color w:val="222222"/>
          <w:highlight w:val="white"/>
        </w:rPr>
        <w:t>Nat Med</w:t>
      </w:r>
      <w:r>
        <w:rPr>
          <w:color w:val="222222"/>
          <w:highlight w:val="white"/>
        </w:rPr>
        <w:t> </w:t>
      </w:r>
      <w:r>
        <w:rPr>
          <w:b/>
          <w:bCs/>
          <w:color w:val="222222"/>
          <w:highlight w:val="white"/>
        </w:rPr>
        <w:t>26</w:t>
      </w:r>
      <w:r>
        <w:rPr>
          <w:color w:val="222222"/>
          <w:highlight w:val="white"/>
        </w:rPr>
        <w:t>, 1084–1088 (2020). https://doi.org/10.1038/s41591-020-0951-z</w:t>
      </w:r>
      <w:r>
        <w:t xml:space="preserve"> </w:t>
      </w:r>
    </w:p>
  </w:comment>
  <w:comment w:id="15" w:author="Katharina Huefner" w:date="2023-06-16T21:12:00Z" w:initials="KH">
    <w:p w14:paraId="24F416A8" w14:textId="77777777" w:rsidR="00B21AD0" w:rsidRDefault="00B21AD0" w:rsidP="00516192">
      <w:pPr>
        <w:pStyle w:val="Kommentartext"/>
      </w:pPr>
      <w:r>
        <w:rPr>
          <w:rStyle w:val="Kommentarzeichen"/>
        </w:rPr>
        <w:annotationRef/>
      </w:r>
      <w:r>
        <w:rPr>
          <w:lang w:val="de-AT"/>
        </w:rPr>
        <w:t xml:space="preserve">Piotr, vielleicht für dich interessant von der methodik? Kmomt mir echt gut vor diese Studie. </w:t>
      </w:r>
    </w:p>
  </w:comment>
  <w:comment w:id="16" w:author="Katharina Huefner" w:date="2023-06-14T12:04:00Z" w:initials="KH">
    <w:p w14:paraId="396FC533" w14:textId="18CE94DA" w:rsidR="00665705" w:rsidRDefault="00665705" w:rsidP="00083673">
      <w:pPr>
        <w:pStyle w:val="Kommentartext"/>
      </w:pPr>
      <w:r>
        <w:rPr>
          <w:rStyle w:val="Kommentarzeichen"/>
        </w:rPr>
        <w:annotationRef/>
      </w:r>
      <w:r>
        <w:rPr>
          <w:color w:val="212121"/>
          <w:highlight w:val="white"/>
        </w:rPr>
        <w:t>Wafa MH, Viprey M, Magaud L, Haesebaert J, Leaune E, Poulet E, Bied C, Schott AM. Identification of biopSychoSocial factors predictive of post-traUmatic stress disorder in patients admitted to the Emergency department after a trauma (ISSUE): protocol for a multicenter prospective study. BMC Psychiatry. 2019 May 30;19(1):163. doi: 10.1186/s12888-019-2154-z. PMID: 31146712; PMCID: PMC6543570.</w:t>
      </w:r>
      <w:r>
        <w:t xml:space="preserve"> </w:t>
      </w:r>
    </w:p>
  </w:comment>
  <w:comment w:id="17" w:author="Katharina Huefner" w:date="2023-06-14T12:24:00Z" w:initials="KH">
    <w:p w14:paraId="1AADD4FF" w14:textId="77777777" w:rsidR="0023144A" w:rsidRDefault="0023144A" w:rsidP="00162714">
      <w:pPr>
        <w:pStyle w:val="Kommentartext"/>
      </w:pPr>
      <w:r>
        <w:rPr>
          <w:rStyle w:val="Kommentarzeichen"/>
        </w:rPr>
        <w:annotationRef/>
      </w:r>
      <w:r>
        <w:rPr>
          <w:color w:val="222222"/>
          <w:highlight w:val="white"/>
        </w:rPr>
        <w:t>Shalev, A. Y. et al. Estimating the risk of PTSD in recent trauma survivors: results of the International Consortium to Predict PTSD (ICPP). </w:t>
      </w:r>
      <w:r>
        <w:rPr>
          <w:i/>
          <w:iCs/>
          <w:color w:val="222222"/>
          <w:highlight w:val="white"/>
        </w:rPr>
        <w:t>World Psychiatry</w:t>
      </w:r>
      <w:r>
        <w:rPr>
          <w:color w:val="222222"/>
          <w:highlight w:val="white"/>
        </w:rPr>
        <w:t> </w:t>
      </w:r>
      <w:r>
        <w:rPr>
          <w:b/>
          <w:bCs/>
          <w:color w:val="222222"/>
          <w:highlight w:val="white"/>
        </w:rPr>
        <w:t>18</w:t>
      </w:r>
      <w:r>
        <w:rPr>
          <w:color w:val="222222"/>
          <w:highlight w:val="white"/>
        </w:rPr>
        <w:t>, 77–87 (2019).</w:t>
      </w:r>
      <w:r>
        <w:t xml:space="preserve"> </w:t>
      </w:r>
    </w:p>
  </w:comment>
  <w:comment w:id="18" w:author="Katharina Huefner" w:date="2023-06-14T12:06:00Z" w:initials="KH">
    <w:p w14:paraId="0DE2D72D" w14:textId="0623DAE2" w:rsidR="00EB2A43" w:rsidRDefault="00EB2A43" w:rsidP="00F32B68">
      <w:pPr>
        <w:pStyle w:val="Kommentartext"/>
      </w:pPr>
      <w:r>
        <w:rPr>
          <w:rStyle w:val="Kommentarzeichen"/>
        </w:rPr>
        <w:annotationRef/>
      </w:r>
      <w:r>
        <w:rPr>
          <w:color w:val="333333"/>
        </w:rPr>
        <w:t>Linares  IM﻿, Corchs  FDAF﻿, Chagas  MHN﻿, Zuardi  AW﻿, Martin-Santos  R﻿, Crippa  JAS﻿.  Early interventions for the prevention of PTSD in adults: a systematic literature review. ﻿ </w:t>
      </w:r>
      <w:r>
        <w:rPr>
          <w:i/>
          <w:iCs/>
          <w:color w:val="333333"/>
        </w:rPr>
        <w:t>Arch Clin Psychiatry</w:t>
      </w:r>
      <w:r>
        <w:rPr>
          <w:color w:val="333333"/>
        </w:rPr>
        <w:t>. 2017;44(1):23-29. doi:</w:t>
      </w:r>
      <w:hyperlink r:id="rId4" w:history="1">
        <w:r w:rsidRPr="00F32B68">
          <w:rPr>
            <w:rStyle w:val="Hyperlink"/>
          </w:rPr>
          <w:t>10.1590/0101-60830000000109</w:t>
        </w:r>
      </w:hyperlink>
      <w:r>
        <w:t xml:space="preserve"> </w:t>
      </w:r>
    </w:p>
  </w:comment>
  <w:comment w:id="19" w:author="Katharina Huefner" w:date="2023-06-14T12:11:00Z" w:initials="KH">
    <w:p w14:paraId="0D569BBB" w14:textId="77777777" w:rsidR="00EB2A43" w:rsidRDefault="00EB2A43" w:rsidP="00FB72C7">
      <w:pPr>
        <w:pStyle w:val="Kommentartext"/>
      </w:pPr>
      <w:r>
        <w:rPr>
          <w:rStyle w:val="Kommentarzeichen"/>
        </w:rPr>
        <w:annotationRef/>
      </w:r>
      <w:r>
        <w:rPr>
          <w:color w:val="333333"/>
          <w:highlight w:val="white"/>
        </w:rPr>
        <w:t>Qi, W., Gevonden, M. &amp; Shalev, A. Prevention of Post-Traumatic Stress Disorder After Trauma: Current Evidence and Future Directions. </w:t>
      </w:r>
      <w:r>
        <w:rPr>
          <w:i/>
          <w:iCs/>
          <w:color w:val="333333"/>
          <w:highlight w:val="white"/>
        </w:rPr>
        <w:t>Curr Psychiatry Rep</w:t>
      </w:r>
      <w:r>
        <w:rPr>
          <w:color w:val="333333"/>
          <w:highlight w:val="white"/>
        </w:rPr>
        <w:t> </w:t>
      </w:r>
      <w:r>
        <w:rPr>
          <w:b/>
          <w:bCs/>
          <w:color w:val="333333"/>
          <w:highlight w:val="white"/>
        </w:rPr>
        <w:t>18</w:t>
      </w:r>
      <w:r>
        <w:rPr>
          <w:color w:val="333333"/>
          <w:highlight w:val="white"/>
        </w:rPr>
        <w:t>, 20 (2016). https://doi.org/10.1007/s11920-015-0655-0</w:t>
      </w:r>
      <w:r>
        <w:t xml:space="preserve"> </w:t>
      </w:r>
    </w:p>
  </w:comment>
  <w:comment w:id="20" w:author="Katharina Huefner" w:date="2023-06-14T12:56:00Z" w:initials="KH">
    <w:p w14:paraId="78ACC3ED" w14:textId="77777777" w:rsidR="0022563E" w:rsidRDefault="0022563E" w:rsidP="003462A3">
      <w:pPr>
        <w:pStyle w:val="Kommentartext"/>
      </w:pPr>
      <w:r>
        <w:rPr>
          <w:rStyle w:val="Kommentarzeichen"/>
        </w:rPr>
        <w:annotationRef/>
      </w:r>
      <w:r>
        <w:rPr>
          <w:color w:val="212121"/>
          <w:highlight w:val="white"/>
        </w:rPr>
        <w:t>Knauer K, Bach A, Schäffeler N, Stengel A, Graf J. Personality Traits and Coping Strategies Relevant to Posttraumatic Growth in Patients with Cancer and Survivors: A Systematic Literature Review. Curr Oncol. 2022 Dec 6;29(12):9593-9612. doi: 10.3390/curroncol29120754. PMID: 36547168; PMCID: PMC9776882.</w:t>
      </w:r>
      <w:r>
        <w:t xml:space="preserve"> </w:t>
      </w:r>
    </w:p>
  </w:comment>
  <w:comment w:id="21" w:author="Katharina Huefner" w:date="2023-06-14T12:59:00Z" w:initials="KH">
    <w:p w14:paraId="18A1A589" w14:textId="77777777" w:rsidR="001E3421" w:rsidRDefault="001E3421" w:rsidP="00B873D7">
      <w:pPr>
        <w:pStyle w:val="Kommentartext"/>
      </w:pPr>
      <w:r>
        <w:rPr>
          <w:rStyle w:val="Kommentarzeichen"/>
        </w:rPr>
        <w:annotationRef/>
      </w:r>
      <w:r>
        <w:rPr>
          <w:color w:val="181817"/>
        </w:rPr>
        <w:t>Ahmed, A. (2007). Post-traumatic stress disorder, resilience and vulnerability. </w:t>
      </w:r>
      <w:r>
        <w:rPr>
          <w:i/>
          <w:iCs/>
          <w:color w:val="181817"/>
        </w:rPr>
        <w:t>Advances in Psychiatric Treatment,</w:t>
      </w:r>
      <w:r>
        <w:rPr>
          <w:color w:val="181817"/>
        </w:rPr>
        <w:t> </w:t>
      </w:r>
      <w:r>
        <w:rPr>
          <w:i/>
          <w:iCs/>
          <w:color w:val="181817"/>
        </w:rPr>
        <w:t>13</w:t>
      </w:r>
      <w:r>
        <w:rPr>
          <w:color w:val="181817"/>
        </w:rPr>
        <w:t>(5), 369-375. doi:10.1192/apt.bp.106.003236</w:t>
      </w:r>
      <w:r>
        <w:t xml:space="preserve"> </w:t>
      </w:r>
    </w:p>
  </w:comment>
  <w:comment w:id="22" w:author="Katharina Huefner" w:date="2023-06-14T13:06:00Z" w:initials="KH">
    <w:p w14:paraId="51703D31" w14:textId="77777777" w:rsidR="001E3421" w:rsidRDefault="001E3421" w:rsidP="00EA763E">
      <w:pPr>
        <w:pStyle w:val="Kommentartext"/>
      </w:pPr>
      <w:r>
        <w:rPr>
          <w:rStyle w:val="Kommentarzeichen"/>
        </w:rPr>
        <w:annotationRef/>
      </w:r>
      <w:r>
        <w:rPr>
          <w:color w:val="333333"/>
        </w:rPr>
        <w:t>Bensimon, M. (2012). Elaboration on the association between trauma, PTSD and posttraumatic growth: The role of trait resilience. </w:t>
      </w:r>
      <w:r>
        <w:rPr>
          <w:i/>
          <w:iCs/>
          <w:color w:val="333333"/>
        </w:rPr>
        <w:t>Personality and Individual Differences, 52(7), 782–787. </w:t>
      </w:r>
      <w:hyperlink r:id="rId5" w:history="1">
        <w:r w:rsidRPr="00EA763E">
          <w:rPr>
            <w:rStyle w:val="Hyperlink"/>
            <w:i/>
            <w:iCs/>
          </w:rPr>
          <w:t>https://doi.org/10.1016/j.paid.2012.01.011</w:t>
        </w:r>
      </w:hyperlink>
    </w:p>
  </w:comment>
  <w:comment w:id="23" w:author="HÜFNER Katharina,Assoz. Prof. Priv.Doz. Dr." w:date="2023-06-14T01:14:00Z" w:initials="HKPPD">
    <w:p w14:paraId="27B76628" w14:textId="61295D8D" w:rsidR="00B37EAE" w:rsidRPr="00B37EAE" w:rsidRDefault="00B37EAE">
      <w:pPr>
        <w:pStyle w:val="Kommentartext"/>
        <w:rPr>
          <w:lang w:val="de-DE"/>
        </w:rPr>
      </w:pPr>
      <w:r>
        <w:rPr>
          <w:rStyle w:val="Kommentarzeichen"/>
        </w:rPr>
        <w:annotationRef/>
      </w:r>
      <w:r w:rsidRPr="00B37EAE">
        <w:rPr>
          <w:lang w:val="de-DE"/>
        </w:rPr>
        <w:t>Piotr: Zitat Ower in der RE</w:t>
      </w:r>
      <w:r>
        <w:rPr>
          <w:lang w:val="de-DE"/>
        </w:rPr>
        <w:t>f liste von Hanna bitte einfügen.</w:t>
      </w:r>
    </w:p>
  </w:comment>
  <w:comment w:id="24" w:author="Katharina Huefner" w:date="2023-06-14T13:35:00Z" w:initials="KH">
    <w:p w14:paraId="25D63EF0" w14:textId="77777777" w:rsidR="00595298" w:rsidRDefault="00595298" w:rsidP="00B22211">
      <w:pPr>
        <w:pStyle w:val="Kommentartext"/>
      </w:pPr>
      <w:r>
        <w:rPr>
          <w:rStyle w:val="Kommentarzeichen"/>
        </w:rPr>
        <w:annotationRef/>
      </w:r>
      <w:r>
        <w:rPr>
          <w:lang w:val="de-AT"/>
        </w:rPr>
        <w:t>Piotr: Das sind die refs. Von Hanna eingefügt wieder, bitte zusammenführen. Danke</w:t>
      </w:r>
    </w:p>
  </w:comment>
  <w:comment w:id="25" w:author="Katharina Huefner" w:date="2023-06-15T10:01:00Z" w:initials="KH">
    <w:p w14:paraId="0AF288B7" w14:textId="77777777" w:rsidR="00C97E2D" w:rsidRDefault="00C97E2D" w:rsidP="00FB51E0">
      <w:pPr>
        <w:pStyle w:val="Kommentartext"/>
      </w:pPr>
      <w:r>
        <w:rPr>
          <w:rStyle w:val="Kommentarzeichen"/>
        </w:rPr>
        <w:annotationRef/>
      </w:r>
      <w:r>
        <w:rPr>
          <w:lang w:val="de-AT"/>
        </w:rPr>
        <w:t>Hanna: stimmt das so?</w:t>
      </w:r>
    </w:p>
  </w:comment>
  <w:comment w:id="26" w:author="Katharina Huefner" w:date="2023-06-14T14:03:00Z" w:initials="KH">
    <w:p w14:paraId="0DCA7E75" w14:textId="3F1FD6F0" w:rsidR="004235C2" w:rsidRDefault="004235C2" w:rsidP="0050010F">
      <w:pPr>
        <w:pStyle w:val="Kommentartext"/>
      </w:pPr>
      <w:r>
        <w:rPr>
          <w:rStyle w:val="Kommentarzeichen"/>
        </w:rPr>
        <w:annotationRef/>
      </w:r>
      <w:r>
        <w:rPr>
          <w:lang w:val="de-AT"/>
        </w:rPr>
        <w:t>Piotr: wir haben nicht nur nach PTSD gesucht sondern nach zuordnung zum PTS cluster d.h. dem cluster wo alle mental health outcomse schlechter waren, correct?</w:t>
      </w:r>
    </w:p>
  </w:comment>
  <w:comment w:id="30" w:author="Katharina Huefner" w:date="2023-06-16T20:46:00Z" w:initials="KH">
    <w:p w14:paraId="07506512" w14:textId="77777777" w:rsidR="00C3445E" w:rsidRDefault="00C3445E" w:rsidP="00BB7BDA">
      <w:pPr>
        <w:pStyle w:val="Kommentartext"/>
      </w:pPr>
      <w:r>
        <w:rPr>
          <w:rStyle w:val="Kommentarzeichen"/>
        </w:rPr>
        <w:annotationRef/>
      </w:r>
      <w:r>
        <w:rPr>
          <w:lang w:val="de-AT"/>
        </w:rPr>
        <w:t>Hanna: stimmt das so?</w:t>
      </w:r>
    </w:p>
  </w:comment>
  <w:comment w:id="32" w:author="Katharina Huefner" w:date="2023-04-29T13:09:00Z" w:initials="KH">
    <w:p w14:paraId="374687D0" w14:textId="2460324F" w:rsidR="007343F5" w:rsidRPr="00384F98" w:rsidRDefault="007343F5">
      <w:pPr>
        <w:pStyle w:val="Kommentartext"/>
        <w:rPr>
          <w:lang w:val="de-DE"/>
        </w:rPr>
      </w:pPr>
      <w:r>
        <w:rPr>
          <w:rStyle w:val="Kommentarzeichen"/>
        </w:rPr>
        <w:annotationRef/>
      </w:r>
      <w:r>
        <w:rPr>
          <w:lang w:val="de-AT"/>
        </w:rPr>
        <w:t>Piotr nochmals zum sicherstellen:</w:t>
      </w:r>
    </w:p>
    <w:p w14:paraId="27D51AE5" w14:textId="77777777" w:rsidR="007343F5" w:rsidRPr="00384F98" w:rsidRDefault="007343F5">
      <w:pPr>
        <w:pStyle w:val="Kommentartext"/>
        <w:rPr>
          <w:lang w:val="de-DE"/>
        </w:rPr>
      </w:pPr>
      <w:r>
        <w:rPr>
          <w:lang w:val="de-AT"/>
        </w:rPr>
        <w:t xml:space="preserve">Bei cluster B und C ein item jewils positiv (d.h. grösser 2) und bei D und E jweils 2 damit das item als positive gewertet wird. </w:t>
      </w:r>
    </w:p>
    <w:p w14:paraId="35757EFC" w14:textId="77777777" w:rsidR="007343F5" w:rsidRPr="00384F98" w:rsidRDefault="007343F5" w:rsidP="00384F98">
      <w:pPr>
        <w:pStyle w:val="Kommentartext"/>
        <w:rPr>
          <w:lang w:val="de-DE"/>
        </w:rPr>
      </w:pPr>
      <w:r>
        <w:rPr>
          <w:lang w:val="de-AT"/>
        </w:rPr>
        <w:t>Ich denke wir sollten schon noch angeben ob jemand den cut off von 31 überschritten hat (war das nicht nur einer ?) oder eben die diagnostische algrythmus B pos + C pos + D pos + E pos erfüllt hat. Ich denke dass das schon sinnwoll wäre selbst wenn es wenige sind dies es erfüllen.</w:t>
      </w:r>
    </w:p>
  </w:comment>
  <w:comment w:id="33" w:author="Katharina Huefner" w:date="2023-06-14T13:56:00Z" w:initials="KH">
    <w:p w14:paraId="793F576F" w14:textId="77777777" w:rsidR="002B7A56" w:rsidRDefault="002B7A56" w:rsidP="00FB726E">
      <w:pPr>
        <w:pStyle w:val="Kommentartext"/>
      </w:pPr>
      <w:r>
        <w:rPr>
          <w:rStyle w:val="Kommentarzeichen"/>
        </w:rPr>
        <w:annotationRef/>
      </w:r>
      <w:r>
        <w:rPr>
          <w:lang w:val="de-AT"/>
        </w:rPr>
        <w:t>Hanna, Piotr: was ist hier genau mit Medical treatment gemeint?</w:t>
      </w:r>
    </w:p>
  </w:comment>
  <w:comment w:id="35" w:author="Katharina Huefner" w:date="2023-06-16T20:57:00Z" w:initials="KH">
    <w:p w14:paraId="726C5685" w14:textId="77777777" w:rsidR="00C236FD" w:rsidRDefault="00C236FD" w:rsidP="00E1542F">
      <w:pPr>
        <w:pStyle w:val="Kommentartext"/>
      </w:pPr>
      <w:r>
        <w:rPr>
          <w:rStyle w:val="Kommentarzeichen"/>
        </w:rPr>
        <w:annotationRef/>
      </w:r>
      <w:r>
        <w:rPr>
          <w:lang w:val="de-AT"/>
        </w:rPr>
        <w:t>Piotr: wahrscheilnich besser überall persistent somatic symptoms, das ist besser als der ausdruck  "somatization" glaub ich.</w:t>
      </w:r>
    </w:p>
  </w:comment>
  <w:comment w:id="36" w:author="Katharina Huefner" w:date="2023-06-14T13:59:00Z" w:initials="KH">
    <w:p w14:paraId="03B2C22E" w14:textId="1D4AC815" w:rsidR="002B7A56" w:rsidRDefault="002B7A56" w:rsidP="00082713">
      <w:pPr>
        <w:pStyle w:val="Kommentartext"/>
      </w:pPr>
      <w:r>
        <w:rPr>
          <w:rStyle w:val="Kommentarzeichen"/>
        </w:rPr>
        <w:annotationRef/>
      </w:r>
      <w:r>
        <w:rPr>
          <w:lang w:val="de-AT"/>
        </w:rPr>
        <w:t>Piotr: War da reslience and sense of coherence nicht dabei?</w:t>
      </w:r>
    </w:p>
  </w:comment>
  <w:comment w:id="40" w:author="Katharina Huefner" w:date="2023-06-14T15:00:00Z" w:initials="KH">
    <w:p w14:paraId="48AF2172" w14:textId="77777777" w:rsidR="00C76740" w:rsidRDefault="00C76740" w:rsidP="0021483D">
      <w:pPr>
        <w:pStyle w:val="Kommentartext"/>
      </w:pPr>
      <w:r>
        <w:rPr>
          <w:rStyle w:val="Kommentarzeichen"/>
        </w:rPr>
        <w:annotationRef/>
      </w:r>
      <w:r>
        <w:rPr>
          <w:lang w:val="de-AT"/>
        </w:rPr>
        <w:t>Piotr: in den limitations andere zahl?</w:t>
      </w:r>
    </w:p>
  </w:comment>
  <w:comment w:id="41" w:author="Katharina Huefner" w:date="2023-05-01T13:41:00Z" w:initials="KH">
    <w:p w14:paraId="15D167EE" w14:textId="6D028061" w:rsidR="007343F5" w:rsidRPr="00523A88" w:rsidRDefault="007343F5" w:rsidP="00384F98">
      <w:pPr>
        <w:pStyle w:val="Kommentartext"/>
        <w:rPr>
          <w:lang w:val="de-DE"/>
        </w:rPr>
      </w:pPr>
      <w:r>
        <w:rPr>
          <w:rStyle w:val="Kommentarzeichen"/>
        </w:rPr>
        <w:annotationRef/>
      </w:r>
      <w:r>
        <w:rPr>
          <w:lang w:val="de-AT"/>
        </w:rPr>
        <w:t>Piotr: Hier nochmals die Frage: betrifft "excluded" die 63 oder so die  keine kompletten Datensatz haben oder die quasi 4000 die nicht geantwortet haben? Ich denke wir sollten wahrscheinlich beide Populationen kurz anschauen, weil mir vorkommt dass das die größte Schwachstelle unserer Studie ist. Danke</w:t>
      </w:r>
    </w:p>
  </w:comment>
  <w:comment w:id="42" w:author="Katharina Huefner" w:date="2023-04-29T12:35:00Z" w:initials="KH">
    <w:p w14:paraId="407DA8E6" w14:textId="77777777" w:rsidR="008D2905" w:rsidRDefault="007343F5" w:rsidP="003405C9">
      <w:pPr>
        <w:pStyle w:val="Kommentartext"/>
      </w:pPr>
      <w:r>
        <w:rPr>
          <w:rStyle w:val="Kommentarzeichen"/>
        </w:rPr>
        <w:annotationRef/>
      </w:r>
      <w:r w:rsidR="008D2905">
        <w:rPr>
          <w:lang w:val="de-AT"/>
        </w:rPr>
        <w:t>Piotr oder Hanna: Bitte hier mental Vorerkrankungen angeben (welche?)  wie bei somatic</w:t>
      </w:r>
    </w:p>
  </w:comment>
  <w:comment w:id="44" w:author="Katharina Huefner" w:date="2023-06-14T17:45:00Z" w:initials="KH">
    <w:p w14:paraId="7F275CEB" w14:textId="77777777" w:rsidR="00B10483" w:rsidRDefault="00B10483" w:rsidP="004A584A">
      <w:pPr>
        <w:pStyle w:val="Kommentartext"/>
      </w:pPr>
      <w:r>
        <w:rPr>
          <w:rStyle w:val="Kommentarzeichen"/>
        </w:rPr>
        <w:annotationRef/>
      </w:r>
      <w:r>
        <w:rPr>
          <w:lang w:val="de-AT"/>
        </w:rPr>
        <w:t>Piotr: nochmals überprüfen ob diese zahl wirklcih die 2 fragen umfasst psychological and auch die frage zu psychiatric/medication support</w:t>
      </w:r>
    </w:p>
  </w:comment>
  <w:comment w:id="45" w:author="Katharina Huefner" w:date="2023-06-14T17:48:00Z" w:initials="KH">
    <w:p w14:paraId="574A46F7" w14:textId="77777777" w:rsidR="00B10483" w:rsidRDefault="00B10483" w:rsidP="00443779">
      <w:pPr>
        <w:pStyle w:val="Kommentartext"/>
      </w:pPr>
      <w:r>
        <w:rPr>
          <w:rStyle w:val="Kommentarzeichen"/>
        </w:rPr>
        <w:annotationRef/>
      </w:r>
      <w:r>
        <w:rPr>
          <w:lang w:val="de-AT"/>
        </w:rPr>
        <w:t xml:space="preserve">Ich dachte die flashback frage haben nur die bekommen die zum selben sport zurückgekommen sind. Passt das denn dann in der tabelle mit den 307 antworten? </w:t>
      </w:r>
    </w:p>
  </w:comment>
  <w:comment w:id="46" w:author="Katharina Huefner" w:date="2023-06-14T15:31:00Z" w:initials="KH">
    <w:p w14:paraId="23C09DD6" w14:textId="24EF6261" w:rsidR="008D2905" w:rsidRDefault="008D2905" w:rsidP="00AB316F">
      <w:pPr>
        <w:pStyle w:val="Kommentartext"/>
      </w:pPr>
      <w:r>
        <w:rPr>
          <w:rStyle w:val="Kommentarzeichen"/>
        </w:rPr>
        <w:annotationRef/>
      </w:r>
      <w:r>
        <w:rPr>
          <w:lang w:val="de-AT"/>
        </w:rPr>
        <w:t>Piotr: ist das correct, hier ging es nicht um ein symptom das positiv war sondern ein cluster? Ich habe das wort cluster hier jetzt vermieden obwohl es sonst so verwendet wird, da es sonst zu confusion mit unseren "clustern" kommt.</w:t>
      </w:r>
    </w:p>
  </w:comment>
  <w:comment w:id="48" w:author="Katharina Huefner" w:date="2023-06-15T10:09:00Z" w:initials="KH">
    <w:p w14:paraId="66AC0587" w14:textId="77777777" w:rsidR="006D29B2" w:rsidRDefault="006D29B2">
      <w:pPr>
        <w:pStyle w:val="Kommentartext"/>
      </w:pPr>
      <w:r>
        <w:rPr>
          <w:rStyle w:val="Kommentarzeichen"/>
        </w:rPr>
        <w:annotationRef/>
      </w:r>
      <w:r>
        <w:rPr>
          <w:lang w:val="de-AT"/>
        </w:rPr>
        <w:t>Piotr: not significant?</w:t>
      </w:r>
    </w:p>
    <w:p w14:paraId="3C15C841" w14:textId="77777777" w:rsidR="006D29B2" w:rsidRDefault="006D29B2" w:rsidP="00D83A8A">
      <w:pPr>
        <w:pStyle w:val="Kommentartext"/>
      </w:pPr>
      <w:r>
        <w:rPr>
          <w:lang w:val="de-AT"/>
        </w:rPr>
        <w:t>Hier hab ich auch das problem dass ich aus der Abbildung und tabelle zwar sehen kann wo ein sig unterschied ist aber nicht zwischen welchen clustern der besteht, oder schau ich nur falsch??? Danke</w:t>
      </w:r>
    </w:p>
  </w:comment>
  <w:comment w:id="49" w:author="Katharina Huefner" w:date="2023-06-15T10:13:00Z" w:initials="KH">
    <w:p w14:paraId="7993480E" w14:textId="77777777" w:rsidR="00933F53" w:rsidRDefault="00933F53" w:rsidP="00E07253">
      <w:pPr>
        <w:pStyle w:val="Kommentartext"/>
      </w:pPr>
      <w:r>
        <w:rPr>
          <w:rStyle w:val="Kommentarzeichen"/>
        </w:rPr>
        <w:annotationRef/>
      </w:r>
      <w:r>
        <w:rPr>
          <w:lang w:val="de-AT"/>
        </w:rPr>
        <w:t>Das bedeutet eine einzige frage positiv? Weil ein cluster positiv war ja 20%</w:t>
      </w:r>
    </w:p>
  </w:comment>
  <w:comment w:id="51" w:author="Katharina Huefner" w:date="2023-06-14T17:37:00Z" w:initials="KH">
    <w:p w14:paraId="396AD115" w14:textId="747CD654" w:rsidR="0014376D" w:rsidRDefault="0014376D" w:rsidP="00EC4F9C">
      <w:pPr>
        <w:pStyle w:val="Kommentartext"/>
      </w:pPr>
      <w:r>
        <w:rPr>
          <w:rStyle w:val="Kommentarzeichen"/>
        </w:rPr>
        <w:annotationRef/>
      </w:r>
      <w:r>
        <w:rPr>
          <w:lang w:val="de-AT"/>
        </w:rPr>
        <w:t>Piotr, correct?</w:t>
      </w:r>
    </w:p>
  </w:comment>
  <w:comment w:id="52" w:author="Katharina Huefner" w:date="2023-05-01T14:03:00Z" w:initials="KH">
    <w:p w14:paraId="50E2B3E9" w14:textId="77777777" w:rsidR="00C236FD" w:rsidRDefault="007343F5" w:rsidP="00152CF0">
      <w:pPr>
        <w:pStyle w:val="Kommentartext"/>
      </w:pPr>
      <w:r>
        <w:rPr>
          <w:rStyle w:val="Kommentarzeichen"/>
        </w:rPr>
        <w:annotationRef/>
      </w:r>
      <w:r w:rsidR="00C236FD">
        <w:rPr>
          <w:lang w:val="de-AT"/>
        </w:rPr>
        <w:t>Ich find das irgendwie schwierig, weil nicht dabei steht welche jetzt significant und welche nicht und zwischen welchen gruppen, oder sollen das die leute einfach in der abbildung nachsehen? Waere es nicht besser wenn im supplemental material die p werte für die einzlelnen gruppenvergleiche stehe`???? Oder hab ich einen denkfehler?</w:t>
      </w:r>
    </w:p>
  </w:comment>
  <w:comment w:id="53" w:author="Katharina Huefner" w:date="2023-06-15T10:15:00Z" w:initials="KH">
    <w:p w14:paraId="74373DB6" w14:textId="62DAE584" w:rsidR="00933F53" w:rsidRDefault="00933F53" w:rsidP="00F9148C">
      <w:pPr>
        <w:pStyle w:val="Kommentartext"/>
      </w:pPr>
      <w:r>
        <w:rPr>
          <w:rStyle w:val="Kommentarzeichen"/>
        </w:rPr>
        <w:annotationRef/>
      </w:r>
      <w:r>
        <w:rPr>
          <w:lang w:val="de-AT"/>
        </w:rPr>
        <w:t>Das ist doch alles nicht significant in training + test, oder? Dann würde ich es löschen oder was meinst du? Oder sollen wir die beschreiben die nur in training ODER test significant waren? Dann müssten wir das aber genau beschreiben...ich würde eher löschen und auf Tabellen verweisen..</w:t>
      </w:r>
    </w:p>
  </w:comment>
  <w:comment w:id="55" w:author="Katharina Huefner" w:date="2023-05-01T14:09:00Z" w:initials="KH">
    <w:p w14:paraId="7F106D37" w14:textId="4F368FB6" w:rsidR="007343F5" w:rsidRPr="007343F5" w:rsidRDefault="007343F5" w:rsidP="00384F98">
      <w:pPr>
        <w:pStyle w:val="Kommentartext"/>
        <w:rPr>
          <w:lang w:val="de-DE"/>
        </w:rPr>
      </w:pPr>
      <w:r>
        <w:rPr>
          <w:rStyle w:val="Kommentarzeichen"/>
        </w:rPr>
        <w:annotationRef/>
      </w:r>
      <w:r>
        <w:rPr>
          <w:lang w:val="de-AT"/>
        </w:rPr>
        <w:t>Warum war preexisting mental ilness nicht bei den predictors dabei? Das könnte man doch "early" erfragen?</w:t>
      </w:r>
    </w:p>
  </w:comment>
  <w:comment w:id="57" w:author="Katharina Huefner" w:date="2023-06-14T12:51:00Z" w:initials="KH">
    <w:p w14:paraId="1E74ECEB" w14:textId="77777777" w:rsidR="00D14F14" w:rsidRDefault="00792558" w:rsidP="003644C9">
      <w:pPr>
        <w:pStyle w:val="Kommentartext"/>
      </w:pPr>
      <w:r>
        <w:rPr>
          <w:rStyle w:val="Kommentarzeichen"/>
        </w:rPr>
        <w:annotationRef/>
      </w:r>
      <w:r w:rsidR="00D14F14">
        <w:rPr>
          <w:lang w:val="de-AT"/>
        </w:rPr>
        <w:t>Ref für discussion:</w:t>
      </w:r>
      <w:r w:rsidR="00D14F14">
        <w:rPr>
          <w:color w:val="212121"/>
          <w:highlight w:val="white"/>
          <w:lang w:val="de-AT"/>
        </w:rPr>
        <w:t>Dell'Osso L, Carpita B, Nardi B, Bonelli C, Calvaruso M, Cremone IM. Biological Correlates of Post-Traumatic Growth (PTG): A Literature Review. Brain Sci. 2023 Feb 10;13(2):305. doi: 10.3390/brainsci13020305. PMID: 36831848; PMCID: PMC9953771.</w:t>
      </w:r>
      <w:r w:rsidR="00D14F14">
        <w:rPr>
          <w:lang w:val="de-AT"/>
        </w:rPr>
        <w:t xml:space="preserve"> </w:t>
      </w:r>
    </w:p>
  </w:comment>
  <w:comment w:id="59" w:author="Katharina Huefner" w:date="2023-06-16T21:28:00Z" w:initials="KH">
    <w:p w14:paraId="041E9CC0" w14:textId="77777777" w:rsidR="0014414A" w:rsidRDefault="0014414A" w:rsidP="0085772D">
      <w:pPr>
        <w:pStyle w:val="Kommentartext"/>
      </w:pPr>
      <w:r>
        <w:rPr>
          <w:rStyle w:val="Kommentarzeichen"/>
        </w:rPr>
        <w:annotationRef/>
      </w:r>
      <w:r>
        <w:rPr>
          <w:lang w:val="de-AT"/>
        </w:rPr>
        <w:t xml:space="preserve">Hanna: in diesem Abschnitt was risikofaktoren allgemein für PTSD sind aufführen und dann auch noch auf die studien eingehen die "early predicotrs" identifizieren. Ich hab ein paar ganz rezente herausgesucht die gar nicht so schlecht sind….wenn auch nicht komplett generalisierbar. S. einleitung und hier nochmals aufgreifen im verhätnlis zu unseren daten. </w:t>
      </w:r>
    </w:p>
  </w:comment>
  <w:comment w:id="60" w:author="Katharina Huefner" w:date="2023-06-16T21:30:00Z" w:initials="KH">
    <w:p w14:paraId="3F693CE9" w14:textId="77777777" w:rsidR="0014414A" w:rsidRDefault="0014414A" w:rsidP="00895DCE">
      <w:pPr>
        <w:pStyle w:val="Kommentartext"/>
      </w:pPr>
      <w:r>
        <w:rPr>
          <w:rStyle w:val="Kommentarzeichen"/>
        </w:rPr>
        <w:annotationRef/>
      </w:r>
      <w:r>
        <w:rPr>
          <w:lang w:val="de-AT"/>
        </w:rPr>
        <w:t>Das war alles nicht signifiacnt, oder? Bitte hier nur die 5 faktoren auflisten die in test und training significant waren, wir müssen vorher noch klären was die signifianz heisst, also zwischen welchen der drei cluster die unterschiede waren, damit wir es hier gut diskutieren können.</w:t>
      </w:r>
    </w:p>
  </w:comment>
  <w:comment w:id="61" w:author="Katharina Huefner" w:date="2023-06-16T21:25:00Z" w:initials="KH">
    <w:p w14:paraId="00795610" w14:textId="44BA5017" w:rsidR="0014414A" w:rsidRDefault="0014414A" w:rsidP="009432EE">
      <w:pPr>
        <w:pStyle w:val="Kommentartext"/>
      </w:pPr>
      <w:r>
        <w:rPr>
          <w:rStyle w:val="Kommentarzeichen"/>
        </w:rPr>
        <w:annotationRef/>
      </w:r>
      <w:r>
        <w:rPr>
          <w:lang w:val="de-AT"/>
        </w:rPr>
        <w:t>Hanna: Viele Studien haben hauptsächlich aufgenommene oder operierte Pt. Untersucht. Das könnte ein wichtiger unterschied zu unserer Studie sein.</w:t>
      </w:r>
    </w:p>
  </w:comment>
  <w:comment w:id="62" w:author="Katharina Huefner" w:date="2023-06-14T14:09:00Z" w:initials="KH">
    <w:p w14:paraId="520EEEBB" w14:textId="6BF0EBA5" w:rsidR="00B67FBD" w:rsidRDefault="00B67FBD" w:rsidP="00561E7C">
      <w:pPr>
        <w:pStyle w:val="Kommentartext"/>
      </w:pPr>
      <w:r>
        <w:rPr>
          <w:rStyle w:val="Kommentarzeichen"/>
        </w:rPr>
        <w:annotationRef/>
      </w:r>
      <w:r>
        <w:rPr>
          <w:lang w:val="de-AT"/>
        </w:rPr>
        <w:t xml:space="preserve">Low number of respondents in PTSD studies: </w:t>
      </w:r>
      <w:r>
        <w:rPr>
          <w:color w:val="212121"/>
          <w:highlight w:val="white"/>
          <w:lang w:val="de-AT"/>
        </w:rPr>
        <w:t> Frans O, Rimmo PA, Aberg L, Fredrikson M. Trauma exposure and post-traumatic stress disorder in the general population. </w:t>
      </w:r>
      <w:r>
        <w:rPr>
          <w:i/>
          <w:iCs/>
          <w:color w:val="212121"/>
          <w:highlight w:val="white"/>
          <w:lang w:val="de-AT"/>
        </w:rPr>
        <w:t>Acta Psychiatr Scand. 2005;111(4):291–9. </w:t>
      </w:r>
      <w:r>
        <w:rPr>
          <w:lang w:val="de-AT"/>
        </w:rPr>
        <w:t xml:space="preserve"> </w:t>
      </w:r>
    </w:p>
  </w:comment>
  <w:comment w:id="63" w:author="Katharina Huefner" w:date="2023-05-01T14:27:00Z" w:initials="KH">
    <w:p w14:paraId="31810A80" w14:textId="77777777" w:rsidR="00C76740" w:rsidRDefault="007343F5" w:rsidP="00A5768F">
      <w:pPr>
        <w:pStyle w:val="Kommentartext"/>
      </w:pPr>
      <w:r>
        <w:rPr>
          <w:rStyle w:val="Kommentarzeichen"/>
        </w:rPr>
        <w:annotationRef/>
      </w:r>
      <w:r w:rsidR="00C76740">
        <w:rPr>
          <w:lang w:val="de-AT"/>
        </w:rPr>
        <w:t>Piotr: In den results steht 6%</w:t>
      </w:r>
    </w:p>
  </w:comment>
  <w:comment w:id="64" w:author="Katharina Huefner" w:date="2023-05-01T14:32:00Z" w:initials="KH">
    <w:p w14:paraId="21F24FC1" w14:textId="77777777" w:rsidR="0091508F" w:rsidRDefault="007343F5" w:rsidP="00576626">
      <w:pPr>
        <w:pStyle w:val="Kommentartext"/>
      </w:pPr>
      <w:r>
        <w:rPr>
          <w:rStyle w:val="Kommentarzeichen"/>
        </w:rPr>
        <w:annotationRef/>
      </w:r>
      <w:r w:rsidR="0091508F">
        <w:rPr>
          <w:lang w:val="de-AT"/>
        </w:rPr>
        <w:t>Hanna: Haben wir nicht die leute gefragt ob sie im Krankenstand sind? Dann wissen wir ja ob sie arbeiten?</w:t>
      </w:r>
    </w:p>
  </w:comment>
  <w:comment w:id="71" w:author="Katharina Huefner" w:date="2023-06-15T09:59:00Z" w:initials="KH">
    <w:p w14:paraId="248391DB" w14:textId="7ECBBE8C" w:rsidR="00C97E2D" w:rsidRDefault="00C97E2D" w:rsidP="00815A2B">
      <w:pPr>
        <w:pStyle w:val="Kommentartext"/>
      </w:pPr>
      <w:r>
        <w:rPr>
          <w:rStyle w:val="Kommentarzeichen"/>
        </w:rPr>
        <w:annotationRef/>
      </w:r>
      <w:r>
        <w:rPr>
          <w:lang w:val="de-AT"/>
        </w:rPr>
        <w:t>Das sind keine 100%?</w:t>
      </w:r>
    </w:p>
  </w:comment>
  <w:comment w:id="72" w:author="Katharina Huefner" w:date="2023-04-29T13:25:00Z" w:initials="KH">
    <w:p w14:paraId="6C0436C1" w14:textId="67215C72" w:rsidR="007343F5" w:rsidRPr="00384F98" w:rsidRDefault="007343F5" w:rsidP="00384F98">
      <w:pPr>
        <w:pStyle w:val="Kommentartext"/>
        <w:rPr>
          <w:lang w:val="de-DE"/>
        </w:rPr>
      </w:pPr>
      <w:r>
        <w:rPr>
          <w:rStyle w:val="Kommentarzeichen"/>
        </w:rPr>
        <w:annotationRef/>
      </w:r>
      <w:r>
        <w:rPr>
          <w:lang w:val="de-AT"/>
        </w:rPr>
        <w:t>Hanna: Which? Bitte selbe auflistung wie bei somatic machen</w:t>
      </w:r>
    </w:p>
  </w:comment>
  <w:comment w:id="73" w:author="HÜFNER Katharina,Assoz. Prof. Priv.Doz. Dr." w:date="2023-06-13T23:36:00Z" w:initials="HKPPD">
    <w:p w14:paraId="3B5F0AA3" w14:textId="77777777" w:rsidR="00732DDD" w:rsidRDefault="007810E6">
      <w:pPr>
        <w:pStyle w:val="Kommentartext"/>
      </w:pPr>
      <w:r>
        <w:rPr>
          <w:rStyle w:val="Kommentarzeichen"/>
        </w:rPr>
        <w:annotationRef/>
      </w:r>
      <w:r w:rsidR="00732DDD">
        <w:t>Piotr wissen wir wieviele traumatic events die personen angegeben haben? Da ja das risiko für eine PTSD mit je mehr traumatischen Ereignissen steigt?</w:t>
      </w:r>
    </w:p>
    <w:p w14:paraId="79362D59" w14:textId="77777777" w:rsidR="00732DDD" w:rsidRDefault="00732DDD" w:rsidP="00B94DEB">
      <w:pPr>
        <w:pStyle w:val="Kommentartext"/>
      </w:pPr>
      <w:r>
        <w:t>Und sind das dieselben die "piro mountain sport accident" angegeben haben oder andere?</w:t>
      </w:r>
    </w:p>
  </w:comment>
  <w:comment w:id="74" w:author="HÜFNER Katharina,Univ.Prof. Dr." w:date="2023-06-13T20:04:00Z" w:initials="HKPDD">
    <w:p w14:paraId="7CAC5E4B" w14:textId="3FD69C3B" w:rsidR="007343F5" w:rsidRPr="00EA4E97" w:rsidRDefault="007343F5">
      <w:pPr>
        <w:pStyle w:val="Kommentartext"/>
        <w:rPr>
          <w:lang w:val="de-DE"/>
        </w:rPr>
      </w:pPr>
      <w:r>
        <w:rPr>
          <w:rStyle w:val="Kommentarzeichen"/>
        </w:rPr>
        <w:annotationRef/>
      </w:r>
      <w:r w:rsidRPr="00EA4E97">
        <w:rPr>
          <w:lang w:val="de-DE"/>
        </w:rPr>
        <w:t>Piotr: ok mein re-wording?</w:t>
      </w:r>
    </w:p>
  </w:comment>
  <w:comment w:id="75" w:author="HÜFNER Katharina,Univ.Prof. Dr." w:date="2023-06-13T20:13:00Z" w:initials="HKPDD">
    <w:p w14:paraId="60580A6E" w14:textId="416E453D" w:rsidR="007343F5" w:rsidRPr="00510C82" w:rsidRDefault="007343F5">
      <w:pPr>
        <w:pStyle w:val="Kommentartext"/>
        <w:rPr>
          <w:lang w:val="de-DE"/>
        </w:rPr>
      </w:pPr>
      <w:r>
        <w:rPr>
          <w:rStyle w:val="Kommentarzeichen"/>
        </w:rPr>
        <w:annotationRef/>
      </w:r>
      <w:r w:rsidRPr="00510C82">
        <w:rPr>
          <w:lang w:val="de-DE"/>
        </w:rPr>
        <w:t>Piotr: wir haben ja einmal nach psychologischer unterstützung und einmal nach psychischer unterstützung auch z.</w:t>
      </w:r>
      <w:r>
        <w:rPr>
          <w:lang w:val="de-DE"/>
        </w:rPr>
        <w:t>B. durch Medikation gefragt. Ist diese Frage auch irgendwo ausgewertet?</w:t>
      </w:r>
      <w:r w:rsidR="0057534F">
        <w:rPr>
          <w:lang w:val="de-DE"/>
        </w:rPr>
        <w:t xml:space="preserve"> Evt ist das hier auch zusammengefasst da ich sehe dass in hannas diplomarbeit 17 für psychological un 20 für medical treatment waren, allerdings dort ja auch 351 probanden eingeschlossen.</w:t>
      </w:r>
    </w:p>
  </w:comment>
  <w:comment w:id="76" w:author="Katharina Huefner" w:date="2023-06-15T09:55:00Z" w:initials="KH">
    <w:p w14:paraId="6505E229" w14:textId="77777777" w:rsidR="00C97E2D" w:rsidRDefault="00C97E2D" w:rsidP="00857226">
      <w:pPr>
        <w:pStyle w:val="Kommentartext"/>
      </w:pPr>
      <w:r>
        <w:rPr>
          <w:rStyle w:val="Kommentarzeichen"/>
        </w:rPr>
        <w:annotationRef/>
      </w:r>
      <w:r>
        <w:rPr>
          <w:lang w:val="de-AT"/>
        </w:rPr>
        <w:t>Hanna-Piotr: ist das wirklich "received" oder die auswertung der Frage ob sie ein angebot erhalten haben? Weil dann wäre es "offered" weil ja nicht alle das angebot angenommen haben</w:t>
      </w:r>
    </w:p>
  </w:comment>
  <w:comment w:id="77" w:author="Katharina Huefner" w:date="2023-04-29T12:53:00Z" w:initials="KH">
    <w:p w14:paraId="45130FA9" w14:textId="46855D75" w:rsidR="007343F5" w:rsidRPr="007343F5" w:rsidRDefault="007343F5" w:rsidP="00384F98">
      <w:pPr>
        <w:pStyle w:val="Kommentartext"/>
        <w:rPr>
          <w:lang w:val="de-DE"/>
        </w:rPr>
      </w:pPr>
      <w:r>
        <w:rPr>
          <w:rStyle w:val="Kommentarzeichen"/>
        </w:rPr>
        <w:annotationRef/>
      </w:r>
      <w:r w:rsidRPr="007343F5">
        <w:rPr>
          <w:lang w:val="de-DE"/>
        </w:rPr>
        <w:t>Hanna: ok so das rewording, es ging um psychological support following the accident</w:t>
      </w:r>
    </w:p>
  </w:comment>
  <w:comment w:id="78" w:author="HÜFNER Katharina,Univ.Prof. Dr." w:date="2023-06-13T20:07:00Z" w:initials="HKPDD">
    <w:p w14:paraId="58F1E124" w14:textId="28DD1638" w:rsidR="007343F5" w:rsidRPr="00EA4E97" w:rsidRDefault="007343F5">
      <w:pPr>
        <w:pStyle w:val="Kommentartext"/>
        <w:rPr>
          <w:lang w:val="de-DE"/>
        </w:rPr>
      </w:pPr>
      <w:r>
        <w:rPr>
          <w:rStyle w:val="Kommentarzeichen"/>
        </w:rPr>
        <w:annotationRef/>
      </w:r>
      <w:r w:rsidRPr="00EA4E97">
        <w:rPr>
          <w:lang w:val="de-DE"/>
        </w:rPr>
        <w:t>Piotr</w:t>
      </w:r>
      <w:r>
        <w:rPr>
          <w:lang w:val="de-DE"/>
        </w:rPr>
        <w:t>/Hanna</w:t>
      </w:r>
      <w:r w:rsidRPr="00EA4E97">
        <w:rPr>
          <w:lang w:val="de-DE"/>
        </w:rPr>
        <w:t>: ist das bezogen auf alle, die die es bekommen haben und die die es nicht bekommen haben</w:t>
      </w:r>
      <w:r>
        <w:rPr>
          <w:lang w:val="de-DE"/>
        </w:rPr>
        <w:t>? Wieviele von denen die hier ja angegeben haben haben dann wirklich support bekommen?</w:t>
      </w:r>
    </w:p>
  </w:comment>
  <w:comment w:id="79" w:author="Katharina Huefner" w:date="2023-04-29T12:55:00Z" w:initials="KH">
    <w:p w14:paraId="0C206240" w14:textId="79D8580A" w:rsidR="007343F5" w:rsidRPr="00384F98" w:rsidRDefault="007343F5" w:rsidP="00384F98">
      <w:pPr>
        <w:pStyle w:val="Kommentartext"/>
        <w:rPr>
          <w:lang w:val="de-DE"/>
        </w:rPr>
      </w:pPr>
      <w:r>
        <w:rPr>
          <w:rStyle w:val="Kommentarzeichen"/>
        </w:rPr>
        <w:annotationRef/>
      </w:r>
      <w:r>
        <w:rPr>
          <w:lang w:val="de-AT"/>
        </w:rPr>
        <w:t>Hanna: Haben wir generell gefragt oder nur für den sport wo der Unfall war?</w:t>
      </w:r>
    </w:p>
  </w:comment>
  <w:comment w:id="80" w:author="Katharina Huefner" w:date="2023-04-29T12:56:00Z" w:initials="KH">
    <w:p w14:paraId="4F7CE8CA" w14:textId="3AFBA28F" w:rsidR="007343F5" w:rsidRPr="00384F98" w:rsidRDefault="007343F5" w:rsidP="00384F98">
      <w:pPr>
        <w:pStyle w:val="Kommentartext"/>
        <w:rPr>
          <w:lang w:val="de-DE"/>
        </w:rPr>
      </w:pPr>
      <w:r>
        <w:rPr>
          <w:rStyle w:val="Kommentarzeichen"/>
        </w:rPr>
        <w:annotationRef/>
      </w:r>
      <w:r>
        <w:rPr>
          <w:lang w:val="de-AT"/>
        </w:rPr>
        <w:t>Hanna: correct, war nur auf selben sport bezogen die frage?</w:t>
      </w:r>
    </w:p>
  </w:comment>
  <w:comment w:id="82" w:author="Katharina Huefner" w:date="2023-04-29T13:02:00Z" w:initials="KH">
    <w:p w14:paraId="35B0A060" w14:textId="77777777" w:rsidR="007343F5" w:rsidRDefault="007343F5" w:rsidP="00384F98">
      <w:pPr>
        <w:pStyle w:val="Kommentartext"/>
        <w:rPr>
          <w:lang w:val="de-AT"/>
        </w:rPr>
      </w:pPr>
      <w:r>
        <w:rPr>
          <w:rStyle w:val="Kommentarzeichen"/>
        </w:rPr>
        <w:annotationRef/>
      </w:r>
      <w:r>
        <w:rPr>
          <w:lang w:val="de-AT"/>
        </w:rPr>
        <w:t xml:space="preserve">Piotr: Age &gt;18 bei questionnaire completion, manche waren zum Zeitpunkt des unfalls jünger aber nicht als sie den Fragebogen ausgefüllt haben. </w:t>
      </w:r>
    </w:p>
    <w:p w14:paraId="178B85F1" w14:textId="77777777" w:rsidR="007343F5" w:rsidRPr="00B42356" w:rsidRDefault="007343F5" w:rsidP="00384F98">
      <w:pPr>
        <w:pStyle w:val="Kommentartext"/>
        <w:rPr>
          <w:lang w:val="en-GB"/>
        </w:rPr>
      </w:pPr>
      <w:r w:rsidRPr="00B42356">
        <w:rPr>
          <w:lang w:val="en-GB"/>
        </w:rPr>
        <w:t>Statt alpine accident: sport accident in the mountains</w:t>
      </w:r>
    </w:p>
    <w:p w14:paraId="1ABEEFD8" w14:textId="742DAE7A" w:rsidR="007343F5" w:rsidRPr="00384F98" w:rsidRDefault="007343F5" w:rsidP="00384F98">
      <w:pPr>
        <w:pStyle w:val="Kommentartext"/>
        <w:rPr>
          <w:lang w:val="de-DE"/>
        </w:rPr>
      </w:pPr>
      <w:r>
        <w:rPr>
          <w:lang w:val="de-AT"/>
        </w:rPr>
        <w:t>Bitte ändern</w:t>
      </w:r>
    </w:p>
  </w:comment>
  <w:comment w:id="83" w:author="Katharina Huefner" w:date="2023-04-29T13:28:00Z" w:initials="KH">
    <w:p w14:paraId="74F6CC9D" w14:textId="2AD8C8D2" w:rsidR="007343F5" w:rsidRPr="00384F98" w:rsidRDefault="007343F5">
      <w:pPr>
        <w:pStyle w:val="Kommentartext"/>
        <w:rPr>
          <w:lang w:val="de-DE"/>
        </w:rPr>
      </w:pPr>
      <w:r>
        <w:rPr>
          <w:rStyle w:val="Kommentarzeichen"/>
        </w:rPr>
        <w:annotationRef/>
      </w:r>
      <w:r>
        <w:rPr>
          <w:lang w:val="de-AT"/>
        </w:rPr>
        <w:t xml:space="preserve">Piotr: </w:t>
      </w:r>
      <w:r w:rsidR="00CC7535">
        <w:rPr>
          <w:lang w:val="de-AT"/>
        </w:rPr>
        <w:t>Bei SOC: lack of</w:t>
      </w:r>
      <w:r>
        <w:rPr>
          <w:lang w:val="de-AT"/>
        </w:rPr>
        <w:t xml:space="preserve"> statt loss., weil wir ja nicht wissen ob dieser verloren ging.</w:t>
      </w:r>
    </w:p>
    <w:p w14:paraId="3B14A064" w14:textId="2AE249F2" w:rsidR="007343F5" w:rsidRDefault="007343F5" w:rsidP="00384F98">
      <w:pPr>
        <w:pStyle w:val="Kommentartext"/>
        <w:rPr>
          <w:lang w:val="de-AT"/>
        </w:rPr>
      </w:pPr>
      <w:r>
        <w:rPr>
          <w:lang w:val="de-AT"/>
        </w:rPr>
        <w:t>Viellei</w:t>
      </w:r>
      <w:r w:rsidR="00CC7535">
        <w:rPr>
          <w:lang w:val="de-AT"/>
        </w:rPr>
        <w:t>cht auch resilience mit "lack of</w:t>
      </w:r>
      <w:r>
        <w:rPr>
          <w:lang w:val="de-AT"/>
        </w:rPr>
        <w:t>" weil dann "kreuzen" die linien nicht. Ich glabue das  ist intuitiver. Auf jeden fall sollten SOC und resilience in die selbe Richtung zeigen</w:t>
      </w:r>
      <w:r w:rsidR="00CC7535">
        <w:rPr>
          <w:lang w:val="de-AT"/>
        </w:rPr>
        <w:t>. Mir fällt auch gerade kein gutes wort ein</w:t>
      </w:r>
    </w:p>
    <w:p w14:paraId="66855028" w14:textId="56E440A9" w:rsidR="007343F5" w:rsidRDefault="007343F5" w:rsidP="00384F98">
      <w:pPr>
        <w:pStyle w:val="Kommentartext"/>
        <w:rPr>
          <w:lang w:val="en-GB"/>
        </w:rPr>
      </w:pPr>
      <w:r w:rsidRPr="008013FE">
        <w:rPr>
          <w:lang w:val="en-GB"/>
        </w:rPr>
        <w:t>M</w:t>
      </w:r>
      <w:r>
        <w:rPr>
          <w:lang w:val="en-GB"/>
        </w:rPr>
        <w:t xml:space="preserve">ental health readout: bitte umbenennen in </w:t>
      </w:r>
    </w:p>
    <w:p w14:paraId="0D918AD5" w14:textId="2CFDE77A" w:rsidR="007343F5" w:rsidRPr="008013FE" w:rsidRDefault="007343F5" w:rsidP="00384F98">
      <w:pPr>
        <w:pStyle w:val="Kommentartext"/>
        <w:rPr>
          <w:lang w:val="de-DE"/>
        </w:rPr>
      </w:pPr>
      <w:r w:rsidRPr="008013FE">
        <w:rPr>
          <w:lang w:val="de-DE"/>
        </w:rPr>
        <w:t xml:space="preserve">D: überschrift posttraumatic stress disorder, </w:t>
      </w:r>
      <w:r>
        <w:rPr>
          <w:lang w:val="de-DE"/>
        </w:rPr>
        <w:t>PCL-5. training</w:t>
      </w:r>
    </w:p>
  </w:comment>
  <w:comment w:id="84" w:author="Katharina Huefner" w:date="2023-04-29T16:09:00Z" w:initials="KH">
    <w:p w14:paraId="2AB6CC06" w14:textId="77777777" w:rsidR="007343F5" w:rsidRDefault="007343F5" w:rsidP="00384F98">
      <w:pPr>
        <w:pStyle w:val="Kommentartext"/>
        <w:rPr>
          <w:lang w:val="en-GB"/>
        </w:rPr>
      </w:pPr>
      <w:r>
        <w:rPr>
          <w:rStyle w:val="Kommentarzeichen"/>
        </w:rPr>
        <w:annotationRef/>
      </w:r>
      <w:r w:rsidRPr="00384F98">
        <w:rPr>
          <w:lang w:val="en-GB"/>
        </w:rPr>
        <w:t>Bitte PTS (post traumatic stress)</w:t>
      </w:r>
      <w:r w:rsidR="00B33E1C">
        <w:rPr>
          <w:lang w:val="en-GB"/>
        </w:rPr>
        <w:t xml:space="preserve"> statt PTB</w:t>
      </w:r>
    </w:p>
    <w:p w14:paraId="129EE8CC" w14:textId="0FD92E6E" w:rsidR="0095447F" w:rsidRPr="0095447F" w:rsidRDefault="0095447F" w:rsidP="00384F98">
      <w:pPr>
        <w:pStyle w:val="Kommentartext"/>
        <w:rPr>
          <w:lang w:val="de-DE"/>
        </w:rPr>
      </w:pPr>
      <w:r w:rsidRPr="0095447F">
        <w:rPr>
          <w:lang w:val="de-DE"/>
        </w:rPr>
        <w:t xml:space="preserve">Bitte das wort “strata” ersetzten durch </w:t>
      </w:r>
      <w:r>
        <w:rPr>
          <w:lang w:val="de-DE"/>
        </w:rPr>
        <w:t>„</w:t>
      </w:r>
      <w:r w:rsidR="00850C15">
        <w:rPr>
          <w:lang w:val="de-DE"/>
        </w:rPr>
        <w:t>cluster“ wie in der nächsten Abbildung</w:t>
      </w:r>
    </w:p>
  </w:comment>
  <w:comment w:id="85" w:author="HÜFNER Katharina,Assoz. Prof. Priv.Doz. Dr." w:date="2023-06-14T00:15:00Z" w:initials="HKPPD">
    <w:p w14:paraId="2374FA34" w14:textId="77777777" w:rsidR="00850C15" w:rsidRDefault="00850C15">
      <w:pPr>
        <w:pStyle w:val="Kommentartext"/>
      </w:pPr>
      <w:r>
        <w:rPr>
          <w:rStyle w:val="Kommentarzeichen"/>
        </w:rPr>
        <w:annotationRef/>
      </w:r>
      <w:r>
        <w:t>Piotr: somatic illness ersetzten durch pre-existing physical disoders</w:t>
      </w:r>
    </w:p>
    <w:p w14:paraId="5238169D" w14:textId="72AA669D" w:rsidR="00850C15" w:rsidRDefault="00850C15">
      <w:pPr>
        <w:pStyle w:val="Kommentartext"/>
      </w:pPr>
      <w:r>
        <w:t>Bei “mental illness” pre-exsiting mental disorder</w:t>
      </w:r>
    </w:p>
  </w:comment>
  <w:comment w:id="86" w:author="HÜFNER Katharina,Assoz. Prof. Priv.Doz. Dr." w:date="2023-06-14T00:32:00Z" w:initials="HKPPD">
    <w:p w14:paraId="6E27969D" w14:textId="450C0DE2" w:rsidR="00DF4386" w:rsidRDefault="00DF4386">
      <w:pPr>
        <w:pStyle w:val="Kommentartext"/>
      </w:pPr>
      <w:r>
        <w:rPr>
          <w:rStyle w:val="Kommentarzeichen"/>
        </w:rPr>
        <w:annotationRef/>
      </w:r>
      <w:r>
        <w:t>Piotr: Bei consequences: persisting physical consequences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F0B3C6" w15:done="0"/>
  <w15:commentEx w15:paraId="712D7769" w15:done="0"/>
  <w15:commentEx w15:paraId="6FB05C44" w15:done="0"/>
  <w15:commentEx w15:paraId="69E59760" w15:done="0"/>
  <w15:commentEx w15:paraId="348370B4" w15:done="0"/>
  <w15:commentEx w15:paraId="0AF8094F" w15:done="0"/>
  <w15:commentEx w15:paraId="038851BF" w15:done="0"/>
  <w15:commentEx w15:paraId="05560712" w15:done="0"/>
  <w15:commentEx w15:paraId="47F83DA2" w15:done="0"/>
  <w15:commentEx w15:paraId="5C9B1C77" w15:done="0"/>
  <w15:commentEx w15:paraId="0BE729E7" w15:done="0"/>
  <w15:commentEx w15:paraId="396A6681" w15:done="0"/>
  <w15:commentEx w15:paraId="24F416A8" w15:paraIdParent="396A6681" w15:done="0"/>
  <w15:commentEx w15:paraId="396FC533" w15:done="0"/>
  <w15:commentEx w15:paraId="1AADD4FF" w15:done="0"/>
  <w15:commentEx w15:paraId="0DE2D72D" w15:done="0"/>
  <w15:commentEx w15:paraId="0D569BBB" w15:done="0"/>
  <w15:commentEx w15:paraId="78ACC3ED" w15:done="0"/>
  <w15:commentEx w15:paraId="18A1A589" w15:done="0"/>
  <w15:commentEx w15:paraId="51703D31" w15:done="0"/>
  <w15:commentEx w15:paraId="27B76628" w15:done="0"/>
  <w15:commentEx w15:paraId="25D63EF0" w15:done="0"/>
  <w15:commentEx w15:paraId="0AF288B7" w15:done="0"/>
  <w15:commentEx w15:paraId="0DCA7E75" w15:done="0"/>
  <w15:commentEx w15:paraId="07506512" w15:done="0"/>
  <w15:commentEx w15:paraId="35757EFC" w15:done="0"/>
  <w15:commentEx w15:paraId="793F576F" w15:done="0"/>
  <w15:commentEx w15:paraId="726C5685" w15:done="0"/>
  <w15:commentEx w15:paraId="03B2C22E" w15:done="0"/>
  <w15:commentEx w15:paraId="48AF2172" w15:done="0"/>
  <w15:commentEx w15:paraId="15D167EE" w15:done="0"/>
  <w15:commentEx w15:paraId="407DA8E6" w15:done="0"/>
  <w15:commentEx w15:paraId="7F275CEB" w15:done="0"/>
  <w15:commentEx w15:paraId="574A46F7" w15:done="0"/>
  <w15:commentEx w15:paraId="23C09DD6" w15:done="0"/>
  <w15:commentEx w15:paraId="3C15C841" w15:done="0"/>
  <w15:commentEx w15:paraId="7993480E" w15:done="0"/>
  <w15:commentEx w15:paraId="396AD115" w15:done="0"/>
  <w15:commentEx w15:paraId="50E2B3E9" w15:done="0"/>
  <w15:commentEx w15:paraId="74373DB6" w15:done="0"/>
  <w15:commentEx w15:paraId="7F106D37" w15:done="0"/>
  <w15:commentEx w15:paraId="1E74ECEB" w15:done="0"/>
  <w15:commentEx w15:paraId="041E9CC0" w15:done="0"/>
  <w15:commentEx w15:paraId="3F693CE9" w15:done="0"/>
  <w15:commentEx w15:paraId="00795610" w15:done="0"/>
  <w15:commentEx w15:paraId="520EEEBB" w15:done="0"/>
  <w15:commentEx w15:paraId="31810A80" w15:done="0"/>
  <w15:commentEx w15:paraId="21F24FC1" w15:done="0"/>
  <w15:commentEx w15:paraId="248391DB" w15:done="0"/>
  <w15:commentEx w15:paraId="6C0436C1" w15:done="0"/>
  <w15:commentEx w15:paraId="79362D59" w15:done="0"/>
  <w15:commentEx w15:paraId="7CAC5E4B" w15:done="0"/>
  <w15:commentEx w15:paraId="60580A6E" w15:done="0"/>
  <w15:commentEx w15:paraId="6505E229" w15:done="0"/>
  <w15:commentEx w15:paraId="45130FA9" w15:done="0"/>
  <w15:commentEx w15:paraId="58F1E124" w15:done="0"/>
  <w15:commentEx w15:paraId="0C206240" w15:done="0"/>
  <w15:commentEx w15:paraId="4F7CE8CA" w15:done="0"/>
  <w15:commentEx w15:paraId="1ABEEFD8" w15:done="0"/>
  <w15:commentEx w15:paraId="0D918AD5" w15:done="0"/>
  <w15:commentEx w15:paraId="129EE8CC" w15:done="0"/>
  <w15:commentEx w15:paraId="5238169D" w15:done="0"/>
  <w15:commentEx w15:paraId="6E2796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47E0D" w16cex:dateUtc="2023-06-14T15:57:00Z"/>
  <w16cex:commentExtensible w16cex:durableId="28347E2A" w16cex:dateUtc="2023-06-14T15:58:00Z"/>
  <w16cex:commentExtensible w16cex:durableId="28342581" w16cex:dateUtc="2023-06-14T09:39:00Z"/>
  <w16cex:commentExtensible w16cex:durableId="283427E9" w16cex:dateUtc="2023-06-14T09:50:00Z"/>
  <w16cex:commentExtensible w16cex:durableId="283447AD" w16cex:dateUtc="2023-06-14T12:05:00Z"/>
  <w16cex:commentExtensible w16cex:durableId="2834484A" w16cex:dateUtc="2023-06-14T12:08:00Z"/>
  <w16cex:commentExtensible w16cex:durableId="28342AF7" w16cex:dateUtc="2023-06-14T10:03:00Z"/>
  <w16cex:commentExtensible w16cex:durableId="2834345B" w16cex:dateUtc="2023-06-14T10:43:00Z"/>
  <w16cex:commentExtensible w16cex:durableId="28374ECD" w16cex:dateUtc="2023-06-16T19:12:00Z"/>
  <w16cex:commentExtensible w16cex:durableId="28342B40" w16cex:dateUtc="2023-06-14T10:04:00Z"/>
  <w16cex:commentExtensible w16cex:durableId="28343004" w16cex:dateUtc="2023-06-14T10:24:00Z"/>
  <w16cex:commentExtensible w16cex:durableId="28342BD9" w16cex:dateUtc="2023-06-14T10:06:00Z"/>
  <w16cex:commentExtensible w16cex:durableId="28342CF1" w16cex:dateUtc="2023-06-14T10:11:00Z"/>
  <w16cex:commentExtensible w16cex:durableId="28343780" w16cex:dateUtc="2023-06-14T10:56:00Z"/>
  <w16cex:commentExtensible w16cex:durableId="2834384B" w16cex:dateUtc="2023-06-14T10:59:00Z"/>
  <w16cex:commentExtensible w16cex:durableId="283439EE" w16cex:dateUtc="2023-06-14T11:06:00Z"/>
  <w16cex:commentExtensible w16cex:durableId="283440AB" w16cex:dateUtc="2023-06-14T11:35:00Z"/>
  <w16cex:commentExtensible w16cex:durableId="28355FF0" w16cex:dateUtc="2023-06-15T08:01:00Z"/>
  <w16cex:commentExtensible w16cex:durableId="28344741" w16cex:dateUtc="2023-06-14T12:03:00Z"/>
  <w16cex:commentExtensible w16cex:durableId="283748BD" w16cex:dateUtc="2023-06-16T18:46:00Z"/>
  <w16cex:commentExtensible w16cex:durableId="2834457C" w16cex:dateUtc="2023-06-14T11:56:00Z"/>
  <w16cex:commentExtensible w16cex:durableId="28374B48" w16cex:dateUtc="2023-06-16T18:57:00Z"/>
  <w16cex:commentExtensible w16cex:durableId="2834464B" w16cex:dateUtc="2023-06-14T11:59:00Z"/>
  <w16cex:commentExtensible w16cex:durableId="283454A6" w16cex:dateUtc="2023-06-14T13:00:00Z"/>
  <w16cex:commentExtensible w16cex:durableId="28347B55" w16cex:dateUtc="2023-06-14T15:45:00Z"/>
  <w16cex:commentExtensible w16cex:durableId="28347BF3" w16cex:dateUtc="2023-06-14T15:48:00Z"/>
  <w16cex:commentExtensible w16cex:durableId="28345BCC" w16cex:dateUtc="2023-06-14T13:31:00Z"/>
  <w16cex:commentExtensible w16cex:durableId="283561D4" w16cex:dateUtc="2023-06-15T08:09:00Z"/>
  <w16cex:commentExtensible w16cex:durableId="283562DE" w16cex:dateUtc="2023-06-15T08:13:00Z"/>
  <w16cex:commentExtensible w16cex:durableId="2834794D" w16cex:dateUtc="2023-06-14T15:37:00Z"/>
  <w16cex:commentExtensible w16cex:durableId="28356345" w16cex:dateUtc="2023-06-15T08:15:00Z"/>
  <w16cex:commentExtensible w16cex:durableId="2834365C" w16cex:dateUtc="2023-06-14T10:51:00Z"/>
  <w16cex:commentExtensible w16cex:durableId="28375263" w16cex:dateUtc="2023-06-16T19:28:00Z"/>
  <w16cex:commentExtensible w16cex:durableId="283752F1" w16cex:dateUtc="2023-06-16T19:30:00Z"/>
  <w16cex:commentExtensible w16cex:durableId="283751CF" w16cex:dateUtc="2023-06-16T19:25:00Z"/>
  <w16cex:commentExtensible w16cex:durableId="283448B1" w16cex:dateUtc="2023-06-14T12:09:00Z"/>
  <w16cex:commentExtensible w16cex:durableId="28355F9B" w16cex:dateUtc="2023-06-15T07:59:00Z"/>
  <w16cex:commentExtensible w16cex:durableId="28355E8E" w16cex:dateUtc="2023-06-15T07: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F0B3C6" w16cid:durableId="28347E0D"/>
  <w16cid:commentId w16cid:paraId="712D7769" w16cid:durableId="28347E2A"/>
  <w16cid:commentId w16cid:paraId="6FB05C44" w16cid:durableId="283421EF"/>
  <w16cid:commentId w16cid:paraId="69E59760" w16cid:durableId="283421F0"/>
  <w16cid:commentId w16cid:paraId="348370B4" w16cid:durableId="28342581"/>
  <w16cid:commentId w16cid:paraId="0AF8094F" w16cid:durableId="283421F2"/>
  <w16cid:commentId w16cid:paraId="038851BF" w16cid:durableId="283427E9"/>
  <w16cid:commentId w16cid:paraId="05560712" w16cid:durableId="283421F3"/>
  <w16cid:commentId w16cid:paraId="47F83DA2" w16cid:durableId="283447AD"/>
  <w16cid:commentId w16cid:paraId="5C9B1C77" w16cid:durableId="2834484A"/>
  <w16cid:commentId w16cid:paraId="0BE729E7" w16cid:durableId="28342AF7"/>
  <w16cid:commentId w16cid:paraId="396A6681" w16cid:durableId="2834345B"/>
  <w16cid:commentId w16cid:paraId="24F416A8" w16cid:durableId="28374ECD"/>
  <w16cid:commentId w16cid:paraId="396FC533" w16cid:durableId="28342B40"/>
  <w16cid:commentId w16cid:paraId="1AADD4FF" w16cid:durableId="28343004"/>
  <w16cid:commentId w16cid:paraId="0DE2D72D" w16cid:durableId="28342BD9"/>
  <w16cid:commentId w16cid:paraId="0D569BBB" w16cid:durableId="28342CF1"/>
  <w16cid:commentId w16cid:paraId="78ACC3ED" w16cid:durableId="28343780"/>
  <w16cid:commentId w16cid:paraId="18A1A589" w16cid:durableId="2834384B"/>
  <w16cid:commentId w16cid:paraId="51703D31" w16cid:durableId="283439EE"/>
  <w16cid:commentId w16cid:paraId="27B76628" w16cid:durableId="283421F4"/>
  <w16cid:commentId w16cid:paraId="25D63EF0" w16cid:durableId="283440AB"/>
  <w16cid:commentId w16cid:paraId="0AF288B7" w16cid:durableId="28355FF0"/>
  <w16cid:commentId w16cid:paraId="0DCA7E75" w16cid:durableId="28344741"/>
  <w16cid:commentId w16cid:paraId="07506512" w16cid:durableId="283748BD"/>
  <w16cid:commentId w16cid:paraId="35757EFC" w16cid:durableId="283421F5"/>
  <w16cid:commentId w16cid:paraId="793F576F" w16cid:durableId="2834457C"/>
  <w16cid:commentId w16cid:paraId="726C5685" w16cid:durableId="28374B48"/>
  <w16cid:commentId w16cid:paraId="03B2C22E" w16cid:durableId="2834464B"/>
  <w16cid:commentId w16cid:paraId="48AF2172" w16cid:durableId="283454A6"/>
  <w16cid:commentId w16cid:paraId="15D167EE" w16cid:durableId="283421F7"/>
  <w16cid:commentId w16cid:paraId="407DA8E6" w16cid:durableId="283421F8"/>
  <w16cid:commentId w16cid:paraId="7F275CEB" w16cid:durableId="28347B55"/>
  <w16cid:commentId w16cid:paraId="574A46F7" w16cid:durableId="28347BF3"/>
  <w16cid:commentId w16cid:paraId="23C09DD6" w16cid:durableId="28345BCC"/>
  <w16cid:commentId w16cid:paraId="3C15C841" w16cid:durableId="283561D4"/>
  <w16cid:commentId w16cid:paraId="7993480E" w16cid:durableId="283562DE"/>
  <w16cid:commentId w16cid:paraId="396AD115" w16cid:durableId="2834794D"/>
  <w16cid:commentId w16cid:paraId="50E2B3E9" w16cid:durableId="283421FC"/>
  <w16cid:commentId w16cid:paraId="74373DB6" w16cid:durableId="28356345"/>
  <w16cid:commentId w16cid:paraId="7F106D37" w16cid:durableId="283421FD"/>
  <w16cid:commentId w16cid:paraId="1E74ECEB" w16cid:durableId="2834365C"/>
  <w16cid:commentId w16cid:paraId="041E9CC0" w16cid:durableId="28375263"/>
  <w16cid:commentId w16cid:paraId="3F693CE9" w16cid:durableId="283752F1"/>
  <w16cid:commentId w16cid:paraId="00795610" w16cid:durableId="283751CF"/>
  <w16cid:commentId w16cid:paraId="520EEEBB" w16cid:durableId="283448B1"/>
  <w16cid:commentId w16cid:paraId="31810A80" w16cid:durableId="28342202"/>
  <w16cid:commentId w16cid:paraId="21F24FC1" w16cid:durableId="28342207"/>
  <w16cid:commentId w16cid:paraId="248391DB" w16cid:durableId="28355F9B"/>
  <w16cid:commentId w16cid:paraId="6C0436C1" w16cid:durableId="28342208"/>
  <w16cid:commentId w16cid:paraId="79362D59" w16cid:durableId="28342209"/>
  <w16cid:commentId w16cid:paraId="7CAC5E4B" w16cid:durableId="2834220A"/>
  <w16cid:commentId w16cid:paraId="60580A6E" w16cid:durableId="2834220B"/>
  <w16cid:commentId w16cid:paraId="6505E229" w16cid:durableId="28355E8E"/>
  <w16cid:commentId w16cid:paraId="45130FA9" w16cid:durableId="2834220C"/>
  <w16cid:commentId w16cid:paraId="58F1E124" w16cid:durableId="2834220D"/>
  <w16cid:commentId w16cid:paraId="0C206240" w16cid:durableId="2834220E"/>
  <w16cid:commentId w16cid:paraId="4F7CE8CA" w16cid:durableId="2834220F"/>
  <w16cid:commentId w16cid:paraId="1ABEEFD8" w16cid:durableId="28342210"/>
  <w16cid:commentId w16cid:paraId="0D918AD5" w16cid:durableId="28342211"/>
  <w16cid:commentId w16cid:paraId="129EE8CC" w16cid:durableId="28342212"/>
  <w16cid:commentId w16cid:paraId="5238169D" w16cid:durableId="28342213"/>
  <w16cid:commentId w16cid:paraId="6E27969D" w16cid:durableId="283422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2E0A1" w14:textId="77777777" w:rsidR="00E5143D" w:rsidRDefault="00E5143D">
      <w:pPr>
        <w:spacing w:after="0"/>
      </w:pPr>
      <w:r>
        <w:separator/>
      </w:r>
    </w:p>
  </w:endnote>
  <w:endnote w:type="continuationSeparator" w:id="0">
    <w:p w14:paraId="660D1326" w14:textId="77777777" w:rsidR="00E5143D" w:rsidRDefault="00E5143D">
      <w:pPr>
        <w:spacing w:after="0"/>
      </w:pPr>
      <w:r>
        <w:continuationSeparator/>
      </w:r>
    </w:p>
  </w:endnote>
  <w:endnote w:type="continuationNotice" w:id="1">
    <w:p w14:paraId="2A6C6076" w14:textId="77777777" w:rsidR="00E5143D" w:rsidRDefault="00E5143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Apple Color Emoji">
    <w:altName w:val="Calibri"/>
    <w:charset w:val="00"/>
    <w:family w:val="auto"/>
    <w:pitch w:val="variable"/>
    <w:sig w:usb0="00000003" w:usb1="18000000" w:usb2="14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5AC65" w14:textId="031CC4A8" w:rsidR="007343F5" w:rsidRDefault="007343F5">
    <w:pPr>
      <w:pStyle w:val="Fuzeile"/>
    </w:pPr>
    <w:r>
      <w:fldChar w:fldCharType="begin"/>
    </w:r>
    <w:r>
      <w:instrText>PAGE</w:instrText>
    </w:r>
    <w:r>
      <w:fldChar w:fldCharType="separate"/>
    </w:r>
    <w:r w:rsidR="00BB3BF3">
      <w:rPr>
        <w:noProof/>
      </w:rPr>
      <w:t>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5B214" w14:textId="77777777" w:rsidR="00E5143D" w:rsidRDefault="00E5143D">
      <w:r>
        <w:separator/>
      </w:r>
    </w:p>
  </w:footnote>
  <w:footnote w:type="continuationSeparator" w:id="0">
    <w:p w14:paraId="20B765F1" w14:textId="77777777" w:rsidR="00E5143D" w:rsidRDefault="00E5143D">
      <w:r>
        <w:continuationSeparator/>
      </w:r>
    </w:p>
  </w:footnote>
  <w:footnote w:type="continuationNotice" w:id="1">
    <w:p w14:paraId="2E3097C1" w14:textId="77777777" w:rsidR="00E5143D" w:rsidRDefault="00E5143D">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C0063DE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77340636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harina Huefner">
    <w15:presenceInfo w15:providerId="Windows Live" w15:userId="dfd040040ad50732"/>
  </w15:person>
  <w15:person w15:author="HÜFNER Katharina,Assoz. Prof. Priv.Doz. Dr.">
    <w15:presenceInfo w15:providerId="None" w15:userId="HÜFNER Katharina,Assoz. Prof. Priv.Doz. Dr."/>
  </w15:person>
  <w15:person w15:author="HÜFNER Katharina,Univ.Prof. Dr.">
    <w15:presenceInfo w15:providerId="AD" w15:userId="S-1-5-21-1874162390-2186939667-310645977-2971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autoHyphenation/>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vtxwxsr7d5sexewaexpffv359zes0aa5aet&quot;&gt;PTSD&lt;record-ids&gt;&lt;item&gt;88&lt;/item&gt;&lt;item&gt;318&lt;/item&gt;&lt;item&gt;323&lt;/item&gt;&lt;item&gt;326&lt;/item&gt;&lt;item&gt;327&lt;/item&gt;&lt;item&gt;328&lt;/item&gt;&lt;item&gt;329&lt;/item&gt;&lt;item&gt;330&lt;/item&gt;&lt;item&gt;331&lt;/item&gt;&lt;item&gt;332&lt;/item&gt;&lt;/record-ids&gt;&lt;/item&gt;&lt;/Libraries&gt;"/>
  </w:docVars>
  <w:rsids>
    <w:rsidRoot w:val="0070620F"/>
    <w:rsid w:val="00024E1D"/>
    <w:rsid w:val="00036956"/>
    <w:rsid w:val="00053806"/>
    <w:rsid w:val="000619B6"/>
    <w:rsid w:val="00065D64"/>
    <w:rsid w:val="00091AAB"/>
    <w:rsid w:val="000A4509"/>
    <w:rsid w:val="000A453A"/>
    <w:rsid w:val="000B57D9"/>
    <w:rsid w:val="000C6CCB"/>
    <w:rsid w:val="000E07CB"/>
    <w:rsid w:val="0014376D"/>
    <w:rsid w:val="0014414A"/>
    <w:rsid w:val="00163FE1"/>
    <w:rsid w:val="001776C8"/>
    <w:rsid w:val="00191EAC"/>
    <w:rsid w:val="001B6880"/>
    <w:rsid w:val="001E3421"/>
    <w:rsid w:val="00214767"/>
    <w:rsid w:val="0022563E"/>
    <w:rsid w:val="002312FE"/>
    <w:rsid w:val="0023144A"/>
    <w:rsid w:val="00253289"/>
    <w:rsid w:val="002B7A56"/>
    <w:rsid w:val="002E1486"/>
    <w:rsid w:val="002F0068"/>
    <w:rsid w:val="00302F0B"/>
    <w:rsid w:val="0030405A"/>
    <w:rsid w:val="0033371A"/>
    <w:rsid w:val="00333C75"/>
    <w:rsid w:val="0033643B"/>
    <w:rsid w:val="003606E6"/>
    <w:rsid w:val="003755D7"/>
    <w:rsid w:val="00384F98"/>
    <w:rsid w:val="00397D60"/>
    <w:rsid w:val="003A3BB7"/>
    <w:rsid w:val="003B419A"/>
    <w:rsid w:val="003E3857"/>
    <w:rsid w:val="004046AA"/>
    <w:rsid w:val="00405AB2"/>
    <w:rsid w:val="0041352C"/>
    <w:rsid w:val="004235C2"/>
    <w:rsid w:val="00436CE3"/>
    <w:rsid w:val="00455406"/>
    <w:rsid w:val="004669A6"/>
    <w:rsid w:val="00476F43"/>
    <w:rsid w:val="00482767"/>
    <w:rsid w:val="00484E4A"/>
    <w:rsid w:val="004B71E4"/>
    <w:rsid w:val="004F45A7"/>
    <w:rsid w:val="00510C82"/>
    <w:rsid w:val="0051634B"/>
    <w:rsid w:val="00523A88"/>
    <w:rsid w:val="00526719"/>
    <w:rsid w:val="0055164F"/>
    <w:rsid w:val="00561475"/>
    <w:rsid w:val="00564582"/>
    <w:rsid w:val="005752DD"/>
    <w:rsid w:val="0057534F"/>
    <w:rsid w:val="0058275F"/>
    <w:rsid w:val="005869CF"/>
    <w:rsid w:val="00595298"/>
    <w:rsid w:val="005A6055"/>
    <w:rsid w:val="005B2072"/>
    <w:rsid w:val="005C180C"/>
    <w:rsid w:val="005D0E30"/>
    <w:rsid w:val="005E1C13"/>
    <w:rsid w:val="005E6EAE"/>
    <w:rsid w:val="005F4AD0"/>
    <w:rsid w:val="0061113F"/>
    <w:rsid w:val="00641BD8"/>
    <w:rsid w:val="00650B3C"/>
    <w:rsid w:val="00653B7C"/>
    <w:rsid w:val="00665705"/>
    <w:rsid w:val="00680A4A"/>
    <w:rsid w:val="00686ACE"/>
    <w:rsid w:val="006907C0"/>
    <w:rsid w:val="006D29B2"/>
    <w:rsid w:val="006E5DBA"/>
    <w:rsid w:val="006F3588"/>
    <w:rsid w:val="0070620F"/>
    <w:rsid w:val="0071719B"/>
    <w:rsid w:val="00732DDD"/>
    <w:rsid w:val="007343F5"/>
    <w:rsid w:val="00741F9A"/>
    <w:rsid w:val="00762999"/>
    <w:rsid w:val="00780527"/>
    <w:rsid w:val="007810E6"/>
    <w:rsid w:val="00785BB8"/>
    <w:rsid w:val="00792558"/>
    <w:rsid w:val="007A063A"/>
    <w:rsid w:val="008013FE"/>
    <w:rsid w:val="00850C15"/>
    <w:rsid w:val="008640E3"/>
    <w:rsid w:val="00865301"/>
    <w:rsid w:val="008B5772"/>
    <w:rsid w:val="008C387C"/>
    <w:rsid w:val="008D2905"/>
    <w:rsid w:val="0091508F"/>
    <w:rsid w:val="00933F53"/>
    <w:rsid w:val="0095447F"/>
    <w:rsid w:val="009757F8"/>
    <w:rsid w:val="00992DAF"/>
    <w:rsid w:val="009D096D"/>
    <w:rsid w:val="009E6DAA"/>
    <w:rsid w:val="009F2068"/>
    <w:rsid w:val="009F5925"/>
    <w:rsid w:val="00A02FFB"/>
    <w:rsid w:val="00A16464"/>
    <w:rsid w:val="00A24CB4"/>
    <w:rsid w:val="00A32C6E"/>
    <w:rsid w:val="00A65E3F"/>
    <w:rsid w:val="00A87F2B"/>
    <w:rsid w:val="00AA1E42"/>
    <w:rsid w:val="00AA3B4C"/>
    <w:rsid w:val="00AB7D80"/>
    <w:rsid w:val="00AC1E8D"/>
    <w:rsid w:val="00AC79D7"/>
    <w:rsid w:val="00B06AEB"/>
    <w:rsid w:val="00B10483"/>
    <w:rsid w:val="00B21AD0"/>
    <w:rsid w:val="00B2513A"/>
    <w:rsid w:val="00B33E1C"/>
    <w:rsid w:val="00B36FC6"/>
    <w:rsid w:val="00B37EAE"/>
    <w:rsid w:val="00B42356"/>
    <w:rsid w:val="00B67FBD"/>
    <w:rsid w:val="00B84ED3"/>
    <w:rsid w:val="00B975C8"/>
    <w:rsid w:val="00BA197D"/>
    <w:rsid w:val="00BB3BF3"/>
    <w:rsid w:val="00BB4C02"/>
    <w:rsid w:val="00C1094C"/>
    <w:rsid w:val="00C17731"/>
    <w:rsid w:val="00C236FD"/>
    <w:rsid w:val="00C276EF"/>
    <w:rsid w:val="00C3445E"/>
    <w:rsid w:val="00C76740"/>
    <w:rsid w:val="00C97E2D"/>
    <w:rsid w:val="00CC7535"/>
    <w:rsid w:val="00CC7778"/>
    <w:rsid w:val="00D14F14"/>
    <w:rsid w:val="00D67B93"/>
    <w:rsid w:val="00D71827"/>
    <w:rsid w:val="00D822DE"/>
    <w:rsid w:val="00D8542B"/>
    <w:rsid w:val="00DC4739"/>
    <w:rsid w:val="00DC6815"/>
    <w:rsid w:val="00DD43F4"/>
    <w:rsid w:val="00DD47FB"/>
    <w:rsid w:val="00DF2858"/>
    <w:rsid w:val="00DF4386"/>
    <w:rsid w:val="00E11109"/>
    <w:rsid w:val="00E145F3"/>
    <w:rsid w:val="00E146FC"/>
    <w:rsid w:val="00E14B8A"/>
    <w:rsid w:val="00E210E9"/>
    <w:rsid w:val="00E268BF"/>
    <w:rsid w:val="00E4520B"/>
    <w:rsid w:val="00E5143D"/>
    <w:rsid w:val="00E652DC"/>
    <w:rsid w:val="00E81573"/>
    <w:rsid w:val="00E81CF4"/>
    <w:rsid w:val="00E8292E"/>
    <w:rsid w:val="00EA4E97"/>
    <w:rsid w:val="00EB2A43"/>
    <w:rsid w:val="00EC1CF9"/>
    <w:rsid w:val="00EC3D86"/>
    <w:rsid w:val="00ED1AB8"/>
    <w:rsid w:val="00ED593B"/>
    <w:rsid w:val="00EF1A72"/>
    <w:rsid w:val="00EF62F9"/>
    <w:rsid w:val="00F00C0A"/>
    <w:rsid w:val="00F630B1"/>
    <w:rsid w:val="00F72983"/>
    <w:rsid w:val="00F82484"/>
    <w:rsid w:val="00FC4097"/>
  </w:rsids>
  <m:mathPr>
    <m:mathFont m:val="Cambria Math"/>
    <m:brkBin m:val="before"/>
    <m:brkBinSub m:val="--"/>
    <m:smallFrac m:val="0"/>
    <m:dispDef/>
    <m:lMargin m:val="0"/>
    <m:rMargin m:val="0"/>
    <m:defJc m:val="centerGroup"/>
    <m:wrapRight/>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78F0C6"/>
  <w15:docId w15:val="{A6E3FC4B-E224-9541-AF11-35D611DE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spacing w:after="200"/>
    </w:pPr>
  </w:style>
  <w:style w:type="paragraph" w:styleId="berschrift1">
    <w:name w:val="heading 1"/>
    <w:basedOn w:val="Standard"/>
    <w:next w:val="Textkrper"/>
    <w:uiPriority w:val="9"/>
    <w:qFormat/>
    <w:pPr>
      <w:keepNext/>
      <w:keepLines/>
      <w:spacing w:before="475" w:after="202" w:line="360" w:lineRule="auto"/>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2" w:after="202" w:line="360" w:lineRule="auto"/>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pPr>
      <w:keepNext/>
      <w:keepLines/>
      <w:spacing w:before="202" w:after="202" w:line="360" w:lineRule="auto"/>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schriftungZchn">
    <w:name w:val="Beschriftung Zchn"/>
    <w:basedOn w:val="Absatz-Standardschriftart"/>
    <w:link w:val="Beschriftung"/>
    <w:qFormat/>
  </w:style>
  <w:style w:type="character" w:customStyle="1" w:styleId="VerbatimChar">
    <w:name w:val="Verbatim Char"/>
    <w:basedOn w:val="BeschriftungZchn"/>
    <w:link w:val="SourceCode"/>
    <w:qFormat/>
    <w:rPr>
      <w:rFonts w:ascii="Consolas" w:hAnsi="Consolas"/>
      <w:color w:val="127622"/>
      <w:sz w:val="22"/>
    </w:rPr>
  </w:style>
  <w:style w:type="character" w:customStyle="1" w:styleId="FootnoteCharacters">
    <w:name w:val="Footnote Characters"/>
    <w:basedOn w:val="BeschriftungZchn"/>
    <w:qFormat/>
    <w:rPr>
      <w:vertAlign w:val="superscript"/>
    </w:rPr>
  </w:style>
  <w:style w:type="character" w:customStyle="1" w:styleId="FootnoteAnchor">
    <w:name w:val="Footnote Anchor"/>
    <w:rPr>
      <w:vertAlign w:val="superscript"/>
    </w:rPr>
  </w:style>
  <w:style w:type="character" w:styleId="Hyperlink">
    <w:name w:val="Hyperlink"/>
    <w:basedOn w:val="BeschriftungZchn"/>
    <w:rPr>
      <w:color w:val="4F81BD" w:themeColor="accent1"/>
    </w:rPr>
  </w:style>
  <w:style w:type="character" w:customStyle="1" w:styleId="KeywordTok">
    <w:name w:val="KeywordTok"/>
    <w:basedOn w:val="VerbatimChar"/>
    <w:qFormat/>
    <w:rPr>
      <w:rFonts w:ascii="Consolas" w:hAnsi="Consolas"/>
      <w:b/>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color w:val="127622"/>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b/>
      <w:i/>
      <w:color w:val="8F5902"/>
      <w:sz w:val="22"/>
      <w:shd w:val="clear" w:color="auto" w:fill="F8F8F8"/>
    </w:rPr>
  </w:style>
  <w:style w:type="character" w:customStyle="1" w:styleId="AnnotationTok">
    <w:name w:val="AnnotationTok"/>
    <w:basedOn w:val="VerbatimChar"/>
    <w:qFormat/>
    <w:rPr>
      <w:rFonts w:ascii="Consolas" w:hAnsi="Consolas"/>
      <w:b/>
      <w:i/>
      <w:color w:val="8F5902"/>
      <w:sz w:val="22"/>
      <w:shd w:val="clear" w:color="auto" w:fill="F8F8F8"/>
    </w:rPr>
  </w:style>
  <w:style w:type="character" w:customStyle="1" w:styleId="CommentVarTok">
    <w:name w:val="CommentVarTok"/>
    <w:basedOn w:val="VerbatimChar"/>
    <w:qFormat/>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b/>
      <w:color w:val="204A87"/>
      <w:sz w:val="22"/>
      <w:shd w:val="clear" w:color="auto" w:fill="F8F8F8"/>
    </w:rPr>
  </w:style>
  <w:style w:type="character" w:customStyle="1" w:styleId="OperatorTok">
    <w:name w:val="OperatorTok"/>
    <w:basedOn w:val="VerbatimChar"/>
    <w:qFormat/>
    <w:rPr>
      <w:rFonts w:ascii="Consolas" w:hAnsi="Consolas"/>
      <w:b/>
      <w:color w:val="CE5C00"/>
      <w:sz w:val="22"/>
      <w:shd w:val="clear" w:color="auto" w:fill="F8F8F8"/>
    </w:rPr>
  </w:style>
  <w:style w:type="character" w:customStyle="1" w:styleId="BuiltInTok">
    <w:name w:val="BuiltInTok"/>
    <w:basedOn w:val="VerbatimChar"/>
    <w:qFormat/>
    <w:rPr>
      <w:rFonts w:ascii="Consolas" w:hAnsi="Consolas"/>
      <w:color w:val="127622"/>
      <w:sz w:val="22"/>
      <w:shd w:val="clear" w:color="auto" w:fill="F8F8F8"/>
    </w:rPr>
  </w:style>
  <w:style w:type="character" w:customStyle="1" w:styleId="ExtensionTok">
    <w:name w:val="ExtensionTok"/>
    <w:basedOn w:val="VerbatimChar"/>
    <w:qFormat/>
    <w:rPr>
      <w:rFonts w:ascii="Consolas" w:hAnsi="Consolas"/>
      <w:color w:val="127622"/>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color w:val="127622"/>
      <w:sz w:val="22"/>
      <w:shd w:val="clear" w:color="auto" w:fill="F8F8F8"/>
    </w:rPr>
  </w:style>
  <w:style w:type="character" w:customStyle="1" w:styleId="InformationTok">
    <w:name w:val="InformationTok"/>
    <w:basedOn w:val="VerbatimChar"/>
    <w:qFormat/>
    <w:rPr>
      <w:rFonts w:ascii="Consolas" w:hAnsi="Consolas"/>
      <w:b/>
      <w:i/>
      <w:color w:val="8F5902"/>
      <w:sz w:val="22"/>
      <w:shd w:val="clear" w:color="auto" w:fill="F8F8F8"/>
    </w:rPr>
  </w:style>
  <w:style w:type="character" w:customStyle="1" w:styleId="WarningTok">
    <w:name w:val="WarningTok"/>
    <w:basedOn w:val="VerbatimChar"/>
    <w:qFormat/>
    <w:rPr>
      <w:rFonts w:ascii="Consolas" w:hAnsi="Consolas"/>
      <w:b/>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b/>
      <w:color w:val="A40000"/>
      <w:sz w:val="22"/>
      <w:shd w:val="clear" w:color="auto" w:fill="F8F8F8"/>
    </w:rPr>
  </w:style>
  <w:style w:type="character" w:customStyle="1" w:styleId="NormalTok">
    <w:name w:val="NormalTok"/>
    <w:basedOn w:val="VerbatimChar"/>
    <w:qFormat/>
    <w:rPr>
      <w:rFonts w:ascii="Consolas" w:hAnsi="Consolas"/>
      <w:color w:val="127622"/>
      <w:sz w:val="22"/>
      <w:shd w:val="clear" w:color="auto" w:fill="F8F8F8"/>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erarbeitung1">
    <w:name w:val="Überarbeitung1"/>
    <w:qFormat/>
    <w:rPr>
      <w:color w:val="C9211E"/>
    </w:rPr>
  </w:style>
  <w:style w:type="character" w:customStyle="1" w:styleId="revision2">
    <w:name w:val="revision2"/>
    <w:basedOn w:val="berarbeitung1"/>
    <w:qFormat/>
    <w:rPr>
      <w:color w:val="2A6099"/>
    </w:rPr>
  </w:style>
  <w:style w:type="paragraph" w:customStyle="1" w:styleId="Heading">
    <w:name w:val="Heading"/>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link w:val="TextkrperZchn"/>
    <w:qFormat/>
    <w:pPr>
      <w:spacing w:before="180" w:after="180"/>
    </w:pPr>
  </w:style>
  <w:style w:type="paragraph" w:styleId="Liste">
    <w:name w:val="List"/>
    <w:basedOn w:val="Textkrper"/>
    <w:rPr>
      <w:rFonts w:cs="Arial"/>
    </w:rPr>
  </w:style>
  <w:style w:type="paragraph" w:styleId="Beschriftung">
    <w:name w:val="caption"/>
    <w:basedOn w:val="Standard"/>
    <w:link w:val="BeschriftungZchn"/>
    <w:qFormat/>
    <w:pPr>
      <w:spacing w:after="120"/>
    </w:pPr>
    <w:rPr>
      <w:i/>
    </w:rPr>
  </w:style>
  <w:style w:type="paragraph" w:customStyle="1" w:styleId="Index">
    <w:name w:val="Index"/>
    <w:basedOn w:val="Standard"/>
    <w:qFormat/>
    <w:pPr>
      <w:suppressLineNumbers/>
    </w:pPr>
    <w:rPr>
      <w:rFonts w:cs="Arial"/>
    </w:r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link w:val="TitelZchn"/>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spacing w:after="200"/>
      <w:jc w:val="center"/>
    </w:pPr>
  </w:style>
  <w:style w:type="paragraph" w:styleId="Datum">
    <w:name w:val="Date"/>
    <w:next w:val="Textkrper"/>
    <w:qFormat/>
    <w:pPr>
      <w:keepNext/>
      <w:keepLines/>
      <w:spacing w:after="200"/>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paragraph" w:customStyle="1" w:styleId="DefinitionTerm">
    <w:name w:val="Definition Term"/>
    <w:basedOn w:val="Standard"/>
    <w:next w:val="Definition"/>
    <w:qFormat/>
    <w:pPr>
      <w:keepNext/>
      <w:keepLines/>
      <w:spacing w:after="0"/>
    </w:pPr>
    <w:rPr>
      <w:b/>
    </w:rPr>
  </w:style>
  <w:style w:type="paragraph" w:customStyle="1" w:styleId="Definition">
    <w:name w:val="Definition"/>
    <w:basedOn w:val="Standard"/>
    <w:qFormat/>
  </w:style>
  <w:style w:type="paragraph" w:customStyle="1" w:styleId="TableCaption">
    <w:name w:val="Table Caption"/>
    <w:basedOn w:val="Beschriftung"/>
    <w:qFormat/>
    <w:pPr>
      <w:keepNext/>
    </w:pPr>
  </w:style>
  <w:style w:type="paragraph" w:customStyle="1" w:styleId="ImageCaption">
    <w:name w:val="Image Caption"/>
    <w:basedOn w:val="Beschriftung"/>
    <w:qFormat/>
  </w:style>
  <w:style w:type="paragraph" w:customStyle="1" w:styleId="Figure">
    <w:name w:val="Figure"/>
    <w:basedOn w:val="Standard"/>
    <w:qFormat/>
  </w:style>
  <w:style w:type="paragraph" w:customStyle="1" w:styleId="CaptionedFigure">
    <w:name w:val="Captioned Figure"/>
    <w:basedOn w:val="Figure"/>
    <w:qFormat/>
    <w:pPr>
      <w:keepNext/>
    </w:pPr>
  </w:style>
  <w:style w:type="paragraph" w:styleId="Inhaltsverzeichnisberschrift">
    <w:name w:val="TOC Heading"/>
    <w:basedOn w:val="berschrift1"/>
    <w:next w:val="Textkrper"/>
    <w:uiPriority w:val="39"/>
    <w:unhideWhenUsed/>
    <w:qFormat/>
    <w:pPr>
      <w:spacing w:before="240" w:after="0" w:line="259" w:lineRule="auto"/>
    </w:pPr>
    <w:rPr>
      <w:b w:val="0"/>
      <w:bCs w:val="0"/>
      <w:color w:val="365F91" w:themeColor="accent1" w:themeShade="BF"/>
    </w:rPr>
  </w:style>
  <w:style w:type="paragraph" w:customStyle="1" w:styleId="SourceCode">
    <w:name w:val="Source Code"/>
    <w:basedOn w:val="Standard"/>
    <w:link w:val="VerbatimChar"/>
    <w:qFormat/>
    <w:pPr>
      <w:shd w:val="clear" w:color="auto" w:fill="F8F8F8"/>
    </w:pPr>
  </w:style>
  <w:style w:type="paragraph" w:customStyle="1" w:styleId="HeaderandFooter">
    <w:name w:val="Header and Footer"/>
    <w:basedOn w:val="Standard"/>
    <w:qFormat/>
    <w:pPr>
      <w:suppressLineNumbers/>
      <w:tabs>
        <w:tab w:val="center" w:pos="4680"/>
        <w:tab w:val="right" w:pos="9360"/>
      </w:tabs>
    </w:pPr>
  </w:style>
  <w:style w:type="paragraph" w:styleId="Fuzeile">
    <w:name w:val="footer"/>
    <w:basedOn w:val="HeaderandFooter"/>
  </w:style>
  <w:style w:type="paragraph" w:customStyle="1" w:styleId="TableContents">
    <w:name w:val="Table Contents"/>
    <w:basedOn w:val="Standard"/>
    <w:qFormat/>
    <w:pPr>
      <w:widowControl w:val="0"/>
      <w:suppressLineNumbers/>
    </w:pPr>
  </w:style>
  <w:style w:type="paragraph" w:customStyle="1" w:styleId="TableHeading">
    <w:name w:val="Table Heading"/>
    <w:basedOn w:val="TableContents"/>
    <w:qFormat/>
    <w:rPr>
      <w:b/>
      <w:bCs/>
      <w:i/>
      <w:iCs/>
    </w:rPr>
  </w:style>
  <w:style w:type="table" w:customStyle="1" w:styleId="Table">
    <w:name w:val="Table"/>
    <w:semiHidden/>
    <w:unhideWhenUsed/>
    <w:qFormat/>
    <w:tblPr>
      <w:tblCellMar>
        <w:top w:w="0" w:type="dxa"/>
        <w:left w:w="108" w:type="dxa"/>
        <w:bottom w:w="0" w:type="dxa"/>
        <w:right w:w="108" w:type="dxa"/>
      </w:tblCellMar>
    </w:tblPr>
  </w:style>
  <w:style w:type="paragraph" w:styleId="Sprechblasentext">
    <w:name w:val="Balloon Text"/>
    <w:basedOn w:val="Standard"/>
    <w:link w:val="SprechblasentextZchn"/>
    <w:semiHidden/>
    <w:unhideWhenUsed/>
    <w:rsid w:val="00F630B1"/>
    <w:pPr>
      <w:spacing w:after="0"/>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semiHidden/>
    <w:rsid w:val="00F630B1"/>
    <w:rPr>
      <w:rFonts w:ascii="Times New Roman" w:hAnsi="Times New Roman" w:cs="Times New Roman"/>
      <w:sz w:val="18"/>
      <w:szCs w:val="18"/>
    </w:rPr>
  </w:style>
  <w:style w:type="paragraph" w:styleId="berarbeitung">
    <w:name w:val="Revision"/>
    <w:hidden/>
    <w:semiHidden/>
    <w:rsid w:val="00E4520B"/>
    <w:pPr>
      <w:suppressAutoHyphens w:val="0"/>
    </w:pPr>
  </w:style>
  <w:style w:type="character" w:styleId="Kommentarzeichen">
    <w:name w:val="annotation reference"/>
    <w:basedOn w:val="Absatz-Standardschriftart"/>
    <w:uiPriority w:val="99"/>
    <w:semiHidden/>
    <w:unhideWhenUsed/>
    <w:rsid w:val="00E4520B"/>
    <w:rPr>
      <w:sz w:val="16"/>
      <w:szCs w:val="16"/>
    </w:rPr>
  </w:style>
  <w:style w:type="paragraph" w:styleId="Kommentartext">
    <w:name w:val="annotation text"/>
    <w:basedOn w:val="Standard"/>
    <w:link w:val="KommentartextZchn"/>
    <w:uiPriority w:val="99"/>
    <w:unhideWhenUsed/>
    <w:rsid w:val="00E4520B"/>
    <w:rPr>
      <w:sz w:val="20"/>
      <w:szCs w:val="20"/>
    </w:rPr>
  </w:style>
  <w:style w:type="character" w:customStyle="1" w:styleId="KommentartextZchn">
    <w:name w:val="Kommentartext Zchn"/>
    <w:basedOn w:val="Absatz-Standardschriftart"/>
    <w:link w:val="Kommentartext"/>
    <w:uiPriority w:val="99"/>
    <w:rsid w:val="00E4520B"/>
    <w:rPr>
      <w:sz w:val="20"/>
      <w:szCs w:val="20"/>
    </w:rPr>
  </w:style>
  <w:style w:type="paragraph" w:styleId="Kommentarthema">
    <w:name w:val="annotation subject"/>
    <w:basedOn w:val="Kommentartext"/>
    <w:next w:val="Kommentartext"/>
    <w:link w:val="KommentarthemaZchn"/>
    <w:semiHidden/>
    <w:unhideWhenUsed/>
    <w:rsid w:val="00E4520B"/>
    <w:rPr>
      <w:b/>
      <w:bCs/>
    </w:rPr>
  </w:style>
  <w:style w:type="character" w:customStyle="1" w:styleId="KommentarthemaZchn">
    <w:name w:val="Kommentarthema Zchn"/>
    <w:basedOn w:val="KommentartextZchn"/>
    <w:link w:val="Kommentarthema"/>
    <w:semiHidden/>
    <w:rsid w:val="00E4520B"/>
    <w:rPr>
      <w:b/>
      <w:bCs/>
      <w:sz w:val="20"/>
      <w:szCs w:val="20"/>
    </w:rPr>
  </w:style>
  <w:style w:type="character" w:customStyle="1" w:styleId="NichtaufgelsteErwhnung1">
    <w:name w:val="Nicht aufgelöste Erwähnung1"/>
    <w:basedOn w:val="Absatz-Standardschriftart"/>
    <w:uiPriority w:val="99"/>
    <w:semiHidden/>
    <w:unhideWhenUsed/>
    <w:rsid w:val="00DC6815"/>
    <w:rPr>
      <w:color w:val="605E5C"/>
      <w:shd w:val="clear" w:color="auto" w:fill="E1DFDD"/>
    </w:rPr>
  </w:style>
  <w:style w:type="paragraph" w:customStyle="1" w:styleId="EndNoteBibliographyTitle">
    <w:name w:val="EndNote Bibliography Title"/>
    <w:basedOn w:val="Standard"/>
    <w:link w:val="EndNoteBibliographyTitleZchn"/>
    <w:rsid w:val="000A453A"/>
    <w:pPr>
      <w:spacing w:after="0"/>
      <w:jc w:val="center"/>
    </w:pPr>
    <w:rPr>
      <w:rFonts w:ascii="Cambria" w:hAnsi="Cambria"/>
    </w:rPr>
  </w:style>
  <w:style w:type="character" w:customStyle="1" w:styleId="TextkrperZchn">
    <w:name w:val="Textkörper Zchn"/>
    <w:basedOn w:val="Absatz-Standardschriftart"/>
    <w:link w:val="Textkrper"/>
    <w:rsid w:val="000A453A"/>
  </w:style>
  <w:style w:type="character" w:customStyle="1" w:styleId="EndNoteBibliographyTitleZchn">
    <w:name w:val="EndNote Bibliography Title Zchn"/>
    <w:basedOn w:val="TextkrperZchn"/>
    <w:link w:val="EndNoteBibliographyTitle"/>
    <w:rsid w:val="000A453A"/>
    <w:rPr>
      <w:rFonts w:ascii="Cambria" w:hAnsi="Cambria"/>
    </w:rPr>
  </w:style>
  <w:style w:type="paragraph" w:customStyle="1" w:styleId="EndNoteBibliography">
    <w:name w:val="EndNote Bibliography"/>
    <w:basedOn w:val="Standard"/>
    <w:link w:val="EndNoteBibliographyZchn"/>
    <w:rsid w:val="000A453A"/>
    <w:rPr>
      <w:rFonts w:ascii="Cambria" w:hAnsi="Cambria"/>
    </w:rPr>
  </w:style>
  <w:style w:type="character" w:customStyle="1" w:styleId="EndNoteBibliographyZchn">
    <w:name w:val="EndNote Bibliography Zchn"/>
    <w:basedOn w:val="TextkrperZchn"/>
    <w:link w:val="EndNoteBibliography"/>
    <w:rsid w:val="000A453A"/>
    <w:rPr>
      <w:rFonts w:ascii="Cambria" w:hAnsi="Cambria"/>
    </w:rPr>
  </w:style>
  <w:style w:type="character" w:customStyle="1" w:styleId="apple-converted-space">
    <w:name w:val="apple-converted-space"/>
    <w:basedOn w:val="Absatz-Standardschriftart"/>
    <w:rsid w:val="00065D64"/>
  </w:style>
  <w:style w:type="paragraph" w:styleId="Kopfzeile">
    <w:name w:val="header"/>
    <w:basedOn w:val="Standard"/>
    <w:link w:val="KopfzeileZchn"/>
    <w:unhideWhenUsed/>
    <w:rsid w:val="00384F98"/>
    <w:pPr>
      <w:tabs>
        <w:tab w:val="center" w:pos="4536"/>
        <w:tab w:val="right" w:pos="9072"/>
      </w:tabs>
      <w:spacing w:after="0"/>
    </w:pPr>
  </w:style>
  <w:style w:type="character" w:customStyle="1" w:styleId="KopfzeileZchn">
    <w:name w:val="Kopfzeile Zchn"/>
    <w:basedOn w:val="Absatz-Standardschriftart"/>
    <w:link w:val="Kopfzeile"/>
    <w:rsid w:val="00384F98"/>
  </w:style>
  <w:style w:type="character" w:styleId="NichtaufgelsteErwhnung">
    <w:name w:val="Unresolved Mention"/>
    <w:basedOn w:val="Absatz-Standardschriftart"/>
    <w:uiPriority w:val="99"/>
    <w:semiHidden/>
    <w:unhideWhenUsed/>
    <w:rsid w:val="009757F8"/>
    <w:rPr>
      <w:color w:val="605E5C"/>
      <w:shd w:val="clear" w:color="auto" w:fill="E1DFDD"/>
    </w:rPr>
  </w:style>
  <w:style w:type="character" w:customStyle="1" w:styleId="TitelZchn">
    <w:name w:val="Titel Zchn"/>
    <w:basedOn w:val="Absatz-Standardschriftart"/>
    <w:link w:val="Titel"/>
    <w:rsid w:val="006F3588"/>
    <w:rPr>
      <w:rFonts w:asciiTheme="majorHAnsi" w:eastAsiaTheme="majorEastAsia" w:hAnsiTheme="majorHAnsi" w:cstheme="majorBidi"/>
      <w:b/>
      <w:bCs/>
      <w:color w:val="345A8A" w:themeColor="accent1" w:themeShade="B5"/>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608912">
      <w:bodyDiv w:val="1"/>
      <w:marLeft w:val="0"/>
      <w:marRight w:val="0"/>
      <w:marTop w:val="0"/>
      <w:marBottom w:val="0"/>
      <w:divBdr>
        <w:top w:val="none" w:sz="0" w:space="0" w:color="auto"/>
        <w:left w:val="none" w:sz="0" w:space="0" w:color="auto"/>
        <w:bottom w:val="none" w:sz="0" w:space="0" w:color="auto"/>
        <w:right w:val="none" w:sz="0" w:space="0" w:color="auto"/>
      </w:divBdr>
    </w:div>
    <w:div w:id="747073456">
      <w:bodyDiv w:val="1"/>
      <w:marLeft w:val="0"/>
      <w:marRight w:val="0"/>
      <w:marTop w:val="0"/>
      <w:marBottom w:val="0"/>
      <w:divBdr>
        <w:top w:val="none" w:sz="0" w:space="0" w:color="auto"/>
        <w:left w:val="none" w:sz="0" w:space="0" w:color="auto"/>
        <w:bottom w:val="none" w:sz="0" w:space="0" w:color="auto"/>
        <w:right w:val="none" w:sz="0" w:space="0" w:color="auto"/>
      </w:divBdr>
    </w:div>
    <w:div w:id="1018122893">
      <w:bodyDiv w:val="1"/>
      <w:marLeft w:val="0"/>
      <w:marRight w:val="0"/>
      <w:marTop w:val="0"/>
      <w:marBottom w:val="0"/>
      <w:divBdr>
        <w:top w:val="none" w:sz="0" w:space="0" w:color="auto"/>
        <w:left w:val="none" w:sz="0" w:space="0" w:color="auto"/>
        <w:bottom w:val="none" w:sz="0" w:space="0" w:color="auto"/>
        <w:right w:val="none" w:sz="0" w:space="0" w:color="auto"/>
      </w:divBdr>
    </w:div>
    <w:div w:id="1186333310">
      <w:bodyDiv w:val="1"/>
      <w:marLeft w:val="0"/>
      <w:marRight w:val="0"/>
      <w:marTop w:val="0"/>
      <w:marBottom w:val="0"/>
      <w:divBdr>
        <w:top w:val="none" w:sz="0" w:space="0" w:color="auto"/>
        <w:left w:val="none" w:sz="0" w:space="0" w:color="auto"/>
        <w:bottom w:val="none" w:sz="0" w:space="0" w:color="auto"/>
        <w:right w:val="none" w:sz="0" w:space="0" w:color="auto"/>
      </w:divBdr>
    </w:div>
    <w:div w:id="1658538460">
      <w:bodyDiv w:val="1"/>
      <w:marLeft w:val="0"/>
      <w:marRight w:val="0"/>
      <w:marTop w:val="0"/>
      <w:marBottom w:val="0"/>
      <w:divBdr>
        <w:top w:val="none" w:sz="0" w:space="0" w:color="auto"/>
        <w:left w:val="none" w:sz="0" w:space="0" w:color="auto"/>
        <w:bottom w:val="none" w:sz="0" w:space="0" w:color="auto"/>
        <w:right w:val="none" w:sz="0" w:space="0" w:color="auto"/>
      </w:divBdr>
    </w:div>
    <w:div w:id="1924996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93/med/9780190259440.003.0008" TargetMode="External"/><Relationship Id="rId2" Type="http://schemas.openxmlformats.org/officeDocument/2006/relationships/hyperlink" Target="https://www.ncbi.nlm.nih.gov/pmc/articles/PMC9189434/" TargetMode="External"/><Relationship Id="rId1" Type="http://schemas.openxmlformats.org/officeDocument/2006/relationships/hyperlink" Target="https://doi.org/10.1080/11745398.2022.2101497" TargetMode="External"/><Relationship Id="rId5" Type="http://schemas.openxmlformats.org/officeDocument/2006/relationships/hyperlink" Target="https://psycnet.apa.org/doi/10.1016/j.paid.2012.01.011" TargetMode="External"/><Relationship Id="rId4" Type="http://schemas.openxmlformats.org/officeDocument/2006/relationships/hyperlink" Target="http://dx.doi.org/10.1590/0101-60830000000109"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www.psychiatrist.com/pcc/trauma/ptsd/comorbidity-psychiatric-disorders-posttraumatic-stress%20https://www.psychiatrist.com/jcp/medical/comorbidity/comorbidity-psychiatric-disorders-posttraumatic-stress-2/" TargetMode="External"/><Relationship Id="rId21" Type="http://schemas.openxmlformats.org/officeDocument/2006/relationships/image" Target="media/image7.png"/><Relationship Id="rId42" Type="http://schemas.openxmlformats.org/officeDocument/2006/relationships/hyperlink" Target="https://doi.org/10.1371/JOURNAL.PONE.0177719" TargetMode="External"/><Relationship Id="rId47" Type="http://schemas.openxmlformats.org/officeDocument/2006/relationships/hyperlink" Target="https://doi.org/10.3389/FPSYT.2022.780498" TargetMode="External"/><Relationship Id="rId63" Type="http://schemas.openxmlformats.org/officeDocument/2006/relationships/hyperlink" Target="https://cran.r-project.org/package=rstatix" TargetMode="External"/><Relationship Id="rId68" Type="http://schemas.openxmlformats.org/officeDocument/2006/relationships/hyperlink" Target="https://doi.org/10.1198/106186006X133933" TargetMode="External"/><Relationship Id="rId16" Type="http://schemas.openxmlformats.org/officeDocument/2006/relationships/image" Target="media/image2.png"/><Relationship Id="rId11" Type="http://schemas.microsoft.com/office/2018/08/relationships/commentsExtensible" Target="commentsExtensible.xml"/><Relationship Id="rId24" Type="http://schemas.openxmlformats.org/officeDocument/2006/relationships/hyperlink" Target="https://doi.org/10.31887/DCNS.2019.21.4/KRESSLER" TargetMode="External"/><Relationship Id="rId32" Type="http://schemas.openxmlformats.org/officeDocument/2006/relationships/hyperlink" Target="https://doi.org/10.1002/JTS.20444" TargetMode="External"/><Relationship Id="rId37" Type="http://schemas.openxmlformats.org/officeDocument/2006/relationships/hyperlink" Target="https://doi.org/10.1007/BF02103658" TargetMode="External"/><Relationship Id="rId40" Type="http://schemas.openxmlformats.org/officeDocument/2006/relationships/hyperlink" Target="https://doi.org/10.1016/J.PAID.2012.01.011" TargetMode="External"/><Relationship Id="rId45" Type="http://schemas.openxmlformats.org/officeDocument/2006/relationships/hyperlink" Target="https://doi.org/10.1097/OI9.0000000000000056" TargetMode="External"/><Relationship Id="rId53" Type="http://schemas.openxmlformats.org/officeDocument/2006/relationships/hyperlink" Target="https://doi.org/10.1097/00006842-200203000-00008" TargetMode="External"/><Relationship Id="rId58" Type="http://schemas.openxmlformats.org/officeDocument/2006/relationships/hyperlink" Target="https://doi.org/10.4324/9781410601087" TargetMode="External"/><Relationship Id="rId66" Type="http://schemas.openxmlformats.org/officeDocument/2006/relationships/hyperlink" Target="https://doi.org/10.1162/089976604773717621" TargetMode="External"/><Relationship Id="rId74" Type="http://schemas.openxmlformats.org/officeDocument/2006/relationships/hyperlink" Target="https://www.statistik.at/statistiken/bevoelkerung-und-soziales/gesundheit/gesundheitszustand/gesundheitszustand-selbstberichtet" TargetMode="External"/><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doi.org/10.1016/j.injury.2006.07.009" TargetMode="External"/><Relationship Id="rId19" Type="http://schemas.openxmlformats.org/officeDocument/2006/relationships/image" Target="media/image5.png"/><Relationship Id="rId14" Type="http://schemas.openxmlformats.org/officeDocument/2006/relationships/hyperlink" Target="https://github.com/PiotrTymoszuk/mental_accident" TargetMode="External"/><Relationship Id="rId22" Type="http://schemas.openxmlformats.org/officeDocument/2006/relationships/hyperlink" Target="https://doi.org/10.1176/appi.books.9780890425596" TargetMode="External"/><Relationship Id="rId27" Type="http://schemas.openxmlformats.org/officeDocument/2006/relationships/hyperlink" Target="https://doi.org/10.1186/S12888-022-04267-6/TABLES/2" TargetMode="External"/><Relationship Id="rId30" Type="http://schemas.openxmlformats.org/officeDocument/2006/relationships/hyperlink" Target="https://doi.org/10.1111/J.1755-5949.2008.00049.X" TargetMode="External"/><Relationship Id="rId35" Type="http://schemas.openxmlformats.org/officeDocument/2006/relationships/hyperlink" Target="https://doi.org/10.1016/J.JANXDIS.2018.10.004" TargetMode="External"/><Relationship Id="rId43" Type="http://schemas.openxmlformats.org/officeDocument/2006/relationships/hyperlink" Target="https://doi.org/10.5960/DZSM.2020.465" TargetMode="External"/><Relationship Id="rId48" Type="http://schemas.openxmlformats.org/officeDocument/2006/relationships/hyperlink" Target="https://doi.org/10.1016/J.EJTD.2019.05.002" TargetMode="External"/><Relationship Id="rId56" Type="http://schemas.openxmlformats.org/officeDocument/2006/relationships/hyperlink" Target="https://doi.org/10.1093/EURPUB/CKI155" TargetMode="External"/><Relationship Id="rId64" Type="http://schemas.openxmlformats.org/officeDocument/2006/relationships/hyperlink" Target="https://doi.org/10.21105/joss.00765" TargetMode="External"/><Relationship Id="rId69" Type="http://schemas.openxmlformats.org/officeDocument/2006/relationships/hyperlink" Target="https://doi.org/10.1186/1471-2105-8-25/FIGURES/11" TargetMode="External"/><Relationship Id="rId77" Type="http://schemas.openxmlformats.org/officeDocument/2006/relationships/footer" Target="footer1.xml"/><Relationship Id="rId8" Type="http://schemas.openxmlformats.org/officeDocument/2006/relationships/comments" Target="comments.xml"/><Relationship Id="rId51" Type="http://schemas.openxmlformats.org/officeDocument/2006/relationships/hyperlink" Target="https://doi.org/10.1001/ARCHINTE.166.10.1092" TargetMode="External"/><Relationship Id="rId72" Type="http://schemas.openxmlformats.org/officeDocument/2006/relationships/hyperlink" Target="https://doi.org/10.1186/1471-2105-9-307/FIGURES/4"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mailto:katharina.huefner@tirol-kliniken.at" TargetMode="External"/><Relationship Id="rId17" Type="http://schemas.openxmlformats.org/officeDocument/2006/relationships/image" Target="media/image3.png"/><Relationship Id="rId25" Type="http://schemas.openxmlformats.org/officeDocument/2006/relationships/hyperlink" Target="https://doi.org/10.2165/00023210-200519050-00004" TargetMode="External"/><Relationship Id="rId33" Type="http://schemas.openxmlformats.org/officeDocument/2006/relationships/hyperlink" Target="https://doi.org/10.1007/S11920-020-1140-Y/METRICS" TargetMode="External"/><Relationship Id="rId38" Type="http://schemas.openxmlformats.org/officeDocument/2006/relationships/hyperlink" Target="https://doi.org/10.1177/1524838005277438" TargetMode="External"/><Relationship Id="rId46" Type="http://schemas.openxmlformats.org/officeDocument/2006/relationships/hyperlink" Target="https://doi.org/10.1016/j.jpsychores.2004.01.010" TargetMode="External"/><Relationship Id="rId59" Type="http://schemas.openxmlformats.org/officeDocument/2006/relationships/hyperlink" Target="https://doi.org/10.1503/CMAJ.110829/-/DC1" TargetMode="External"/><Relationship Id="rId67" Type="http://schemas.openxmlformats.org/officeDocument/2006/relationships/hyperlink" Target="https://doi.org/10.1016/0377-0427(87)90125-7" TargetMode="External"/><Relationship Id="rId20" Type="http://schemas.openxmlformats.org/officeDocument/2006/relationships/image" Target="media/image6.png"/><Relationship Id="rId41" Type="http://schemas.openxmlformats.org/officeDocument/2006/relationships/hyperlink" Target="https://doi.org/10.3389/FPSYG.2017.01237" TargetMode="External"/><Relationship Id="rId54" Type="http://schemas.openxmlformats.org/officeDocument/2006/relationships/hyperlink" Target="https://www.academia.edu/download/44388154/A_406.pdf" TargetMode="External"/><Relationship Id="rId62" Type="http://schemas.openxmlformats.org/officeDocument/2006/relationships/hyperlink" Target="https://cran.r-project.org/web/packages/factoextra/index.html" TargetMode="External"/><Relationship Id="rId70" Type="http://schemas.openxmlformats.org/officeDocument/2006/relationships/hyperlink" Target="https://cran.r-project.org/web/packages/party/index.html" TargetMode="External"/><Relationship Id="rId75" Type="http://schemas.openxmlformats.org/officeDocument/2006/relationships/hyperlink" Target="https://www.ptsd.va.gov/understand/common/common_adults.as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doi.org/10.1002/WPS.20656" TargetMode="External"/><Relationship Id="rId28" Type="http://schemas.openxmlformats.org/officeDocument/2006/relationships/hyperlink" Target="https://doi.org/10.1017/S0033291715001981" TargetMode="External"/><Relationship Id="rId36" Type="http://schemas.openxmlformats.org/officeDocument/2006/relationships/hyperlink" Target="https://doi.org/10.1016/J.JPSYCHIRES.2014.08.017" TargetMode="External"/><Relationship Id="rId49" Type="http://schemas.openxmlformats.org/officeDocument/2006/relationships/hyperlink" Target="https://doi.org/10.1016/J.JANXDIS.2015.03.005" TargetMode="External"/><Relationship Id="rId57" Type="http://schemas.openxmlformats.org/officeDocument/2006/relationships/hyperlink" Target="https://doi.org/10.1037/PAS0000254" TargetMode="External"/><Relationship Id="rId10" Type="http://schemas.microsoft.com/office/2016/09/relationships/commentsIds" Target="commentsIds.xml"/><Relationship Id="rId31" Type="http://schemas.openxmlformats.org/officeDocument/2006/relationships/hyperlink" Target="https://doi.org/10.1001/ARCHPSYC.62.6.593" TargetMode="External"/><Relationship Id="rId44" Type="http://schemas.openxmlformats.org/officeDocument/2006/relationships/hyperlink" Target="https://doi.org/10.1002/9780470479216.CORPSY0271" TargetMode="External"/><Relationship Id="rId52" Type="http://schemas.openxmlformats.org/officeDocument/2006/relationships/hyperlink" Target="https://doi.org/10.1026/0012-1924.50.4.171" TargetMode="External"/><Relationship Id="rId60" Type="http://schemas.openxmlformats.org/officeDocument/2006/relationships/hyperlink" Target="https://doi.org/10.1001/JAMA.2008.570" TargetMode="External"/><Relationship Id="rId65" Type="http://schemas.openxmlformats.org/officeDocument/2006/relationships/hyperlink" Target="https://doi.org/10.1007/978-3-030-32047-8_16" TargetMode="External"/><Relationship Id="rId73" Type="http://schemas.openxmlformats.org/officeDocument/2006/relationships/hyperlink" Target="https://www.statistik.at/statistiken/bevoelkerung-und-soziales/gesundheit/gesundheitsverhalten/rauchen" TargetMode="External"/><Relationship Id="rId78"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yperlink" Target="mailto:katharina.huefner@tirol-kliniken.at" TargetMode="External"/><Relationship Id="rId18" Type="http://schemas.openxmlformats.org/officeDocument/2006/relationships/image" Target="media/image4.png"/><Relationship Id="rId39" Type="http://schemas.openxmlformats.org/officeDocument/2006/relationships/hyperlink" Target="https://doi.org/10.1002/JTS.20409" TargetMode="External"/><Relationship Id="rId34" Type="http://schemas.openxmlformats.org/officeDocument/2006/relationships/hyperlink" Target="https://doi.org/10.1037/TRM0000389" TargetMode="External"/><Relationship Id="rId50" Type="http://schemas.openxmlformats.org/officeDocument/2006/relationships/hyperlink" Target="https://doi.org/10.1186/S13049-021-00912-3/FIGURES/2" TargetMode="External"/><Relationship Id="rId55" Type="http://schemas.openxmlformats.org/officeDocument/2006/relationships/hyperlink" Target="https://doi.org/10.1055/s-2000-9207" TargetMode="External"/><Relationship Id="rId76" Type="http://schemas.openxmlformats.org/officeDocument/2006/relationships/hyperlink" Target="https://icd.who.int/browse11/l-m/en" TargetMode="External"/><Relationship Id="rId7" Type="http://schemas.openxmlformats.org/officeDocument/2006/relationships/endnotes" Target="endnotes.xml"/><Relationship Id="rId71" Type="http://schemas.openxmlformats.org/officeDocument/2006/relationships/hyperlink" Target="https://doi.org/10.18637/jss.v028.i05" TargetMode="External"/><Relationship Id="rId2" Type="http://schemas.openxmlformats.org/officeDocument/2006/relationships/numbering" Target="numbering.xml"/><Relationship Id="rId29" Type="http://schemas.openxmlformats.org/officeDocument/2006/relationships/hyperlink" Target="https://doi.org/10.1093/JURBAN/JTH1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2ACDD-575E-404C-B29D-0F4F58519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40</Pages>
  <Words>10010</Words>
  <Characters>63063</Characters>
  <Application>Microsoft Office Word</Application>
  <DocSecurity>0</DocSecurity>
  <Lines>525</Lines>
  <Paragraphs>145</Paragraphs>
  <ScaleCrop>false</ScaleCrop>
  <HeadingPairs>
    <vt:vector size="2" baseType="variant">
      <vt:variant>
        <vt:lpstr>Titel</vt:lpstr>
      </vt:variant>
      <vt:variant>
        <vt:i4>1</vt:i4>
      </vt:variant>
    </vt:vector>
  </HeadingPairs>
  <TitlesOfParts>
    <vt:vector size="1" baseType="lpstr">
      <vt:lpstr>Three distinct patterns of mental response after mountain sport accidents</vt:lpstr>
    </vt:vector>
  </TitlesOfParts>
  <Company/>
  <LinksUpToDate>false</LinksUpToDate>
  <CharactersWithSpaces>72928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Three distinct patterns of mental response after mountain sport accidents</dc:title>
  <dc:subject/>
  <dc:creator>Katharina Hüfner, MD1,✉, Hanna Salvotti, MD1, and Piotr Tymoszuk, PhD2</dc:creator>
  <cp:keywords/>
  <dc:description/>
  <cp:lastModifiedBy>Katharina Huefner</cp:lastModifiedBy>
  <cp:revision>60</cp:revision>
  <cp:lastPrinted>2023-06-13T22:36:00Z</cp:lastPrinted>
  <dcterms:created xsi:type="dcterms:W3CDTF">2023-06-13T18:06:00Z</dcterms:created>
  <dcterms:modified xsi:type="dcterms:W3CDTF">2023-06-16T19:45:00Z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ptsd_biblio.bib</vt:lpwstr>
  </property>
  <property fmtid="{D5CDD505-2E9C-101B-9397-08002B2CF9AE}" pid="3" name="csl">
    <vt:lpwstr>frontiers_medical.csl</vt:lpwstr>
  </property>
  <property fmtid="{D5CDD505-2E9C-101B-9397-08002B2CF9AE}" pid="4" name="date">
    <vt:lpwstr>2023-04-18</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